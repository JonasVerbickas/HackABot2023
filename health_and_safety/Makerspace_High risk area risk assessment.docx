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6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2"/>
        <w:gridCol w:w="2174"/>
        <w:gridCol w:w="2812"/>
        <w:gridCol w:w="2738"/>
        <w:gridCol w:w="2459"/>
        <w:gridCol w:w="3540"/>
      </w:tblGrid>
      <w:tr w:rsidR="00A52C11" w:rsidRPr="003708A9" w14:paraId="47C4DB98" w14:textId="77777777" w:rsidTr="0BA2DEC0">
        <w:trPr>
          <w:cantSplit/>
          <w:trHeight w:val="861"/>
          <w:tblHeader/>
          <w:jc w:val="center"/>
        </w:trPr>
        <w:tc>
          <w:tcPr>
            <w:tcW w:w="2412" w:type="dxa"/>
            <w:tcBorders>
              <w:bottom w:val="single" w:sz="4" w:space="0" w:color="auto"/>
            </w:tcBorders>
            <w:shd w:val="clear" w:color="auto" w:fill="E0E0E0"/>
          </w:tcPr>
          <w:p w14:paraId="715B1D71" w14:textId="77777777" w:rsidR="00A52C11" w:rsidRDefault="00A52C11" w:rsidP="00E936E4">
            <w:pPr>
              <w:rPr>
                <w:rFonts w:ascii="Verdana" w:hAnsi="Verdana"/>
                <w:b/>
                <w:sz w:val="18"/>
                <w:szCs w:val="18"/>
              </w:rPr>
            </w:pPr>
            <w:bookmarkStart w:id="0" w:name="_GoBack"/>
            <w:bookmarkEnd w:id="0"/>
            <w:r w:rsidRPr="00D86E02">
              <w:rPr>
                <w:rFonts w:ascii="Verdana" w:hAnsi="Verdana"/>
                <w:b/>
                <w:sz w:val="18"/>
                <w:szCs w:val="18"/>
              </w:rPr>
              <w:t>Date:</w:t>
            </w:r>
          </w:p>
          <w:p w14:paraId="4D1E560C" w14:textId="77777777" w:rsidR="00A0676A" w:rsidRDefault="00A0676A" w:rsidP="00E936E4">
            <w:pPr>
              <w:rPr>
                <w:rFonts w:ascii="Verdana" w:hAnsi="Verdana"/>
                <w:b/>
                <w:sz w:val="18"/>
                <w:szCs w:val="18"/>
              </w:rPr>
            </w:pPr>
          </w:p>
          <w:p w14:paraId="4B62BA6B" w14:textId="675F87CE" w:rsidR="00A0676A" w:rsidRPr="00A0676A" w:rsidRDefault="00A0676A" w:rsidP="00E936E4">
            <w:pPr>
              <w:rPr>
                <w:rFonts w:ascii="Verdana" w:hAnsi="Verdana"/>
                <w:sz w:val="18"/>
                <w:szCs w:val="18"/>
              </w:rPr>
            </w:pPr>
            <w:r w:rsidRPr="00A0676A">
              <w:rPr>
                <w:rFonts w:ascii="Verdana" w:hAnsi="Verdana"/>
                <w:sz w:val="18"/>
                <w:szCs w:val="18"/>
              </w:rPr>
              <w:t>05/10/2022</w:t>
            </w:r>
          </w:p>
        </w:tc>
        <w:tc>
          <w:tcPr>
            <w:tcW w:w="2174" w:type="dxa"/>
            <w:tcBorders>
              <w:bottom w:val="single" w:sz="4" w:space="0" w:color="auto"/>
            </w:tcBorders>
            <w:shd w:val="clear" w:color="auto" w:fill="E0E0E0"/>
          </w:tcPr>
          <w:p w14:paraId="2FDB4465" w14:textId="56E9EA7D" w:rsidR="00A0676A" w:rsidRDefault="00A52C11" w:rsidP="00E936E4">
            <w:pPr>
              <w:rPr>
                <w:rFonts w:ascii="Verdana" w:hAnsi="Verdana"/>
                <w:b/>
                <w:sz w:val="18"/>
                <w:szCs w:val="18"/>
              </w:rPr>
            </w:pPr>
            <w:r w:rsidRPr="00D86E02">
              <w:rPr>
                <w:rFonts w:ascii="Verdana" w:hAnsi="Verdana"/>
                <w:b/>
                <w:sz w:val="18"/>
                <w:szCs w:val="18"/>
              </w:rPr>
              <w:t>Assessed by:</w:t>
            </w:r>
          </w:p>
          <w:p w14:paraId="66D59287" w14:textId="2A632C12" w:rsidR="00A0676A" w:rsidRDefault="00A0676A" w:rsidP="00A0676A">
            <w:pPr>
              <w:rPr>
                <w:rFonts w:ascii="Verdana" w:hAnsi="Verdana"/>
                <w:sz w:val="18"/>
                <w:szCs w:val="18"/>
              </w:rPr>
            </w:pPr>
          </w:p>
          <w:p w14:paraId="399E7F03" w14:textId="2DA01725" w:rsidR="00A52C11" w:rsidRPr="00A0676A" w:rsidRDefault="00A0676A" w:rsidP="00A0676A">
            <w:pPr>
              <w:rPr>
                <w:rFonts w:ascii="Verdana" w:hAnsi="Verdana"/>
                <w:sz w:val="18"/>
                <w:szCs w:val="18"/>
              </w:rPr>
            </w:pPr>
            <w:r>
              <w:rPr>
                <w:rFonts w:ascii="Verdana" w:hAnsi="Verdana"/>
                <w:sz w:val="18"/>
                <w:szCs w:val="18"/>
              </w:rPr>
              <w:t>John Bramwell</w:t>
            </w:r>
          </w:p>
        </w:tc>
        <w:tc>
          <w:tcPr>
            <w:tcW w:w="2812" w:type="dxa"/>
            <w:tcBorders>
              <w:bottom w:val="single" w:sz="4" w:space="0" w:color="auto"/>
            </w:tcBorders>
            <w:shd w:val="clear" w:color="auto" w:fill="E0E0E0"/>
          </w:tcPr>
          <w:p w14:paraId="09DB9D5A" w14:textId="77777777" w:rsidR="00A52C11" w:rsidRDefault="00A52C11" w:rsidP="00A52C11">
            <w:pPr>
              <w:rPr>
                <w:rFonts w:ascii="Verdana" w:hAnsi="Verdana"/>
                <w:sz w:val="18"/>
                <w:szCs w:val="18"/>
              </w:rPr>
            </w:pPr>
            <w:r>
              <w:rPr>
                <w:rFonts w:ascii="Verdana" w:hAnsi="Verdana"/>
                <w:b/>
                <w:sz w:val="18"/>
                <w:szCs w:val="18"/>
              </w:rPr>
              <w:t xml:space="preserve">Approved </w:t>
            </w:r>
            <w:r w:rsidRPr="00D86E02">
              <w:rPr>
                <w:rFonts w:ascii="Verdana" w:hAnsi="Verdana"/>
                <w:b/>
                <w:sz w:val="18"/>
                <w:szCs w:val="18"/>
              </w:rPr>
              <w:t>by:</w:t>
            </w:r>
          </w:p>
          <w:p w14:paraId="5BB4ABA5" w14:textId="715F4ABD" w:rsidR="00232E89" w:rsidRDefault="00232E89" w:rsidP="00A52C11">
            <w:pPr>
              <w:rPr>
                <w:rFonts w:ascii="Verdana" w:hAnsi="Verdana"/>
                <w:b/>
                <w:color w:val="0000FF"/>
                <w:sz w:val="18"/>
                <w:szCs w:val="18"/>
              </w:rPr>
            </w:pPr>
          </w:p>
          <w:p w14:paraId="6FC335AF" w14:textId="34CF14F2" w:rsidR="00A52C11" w:rsidRPr="00232E89" w:rsidRDefault="00232E89" w:rsidP="00232E89">
            <w:pPr>
              <w:rPr>
                <w:rFonts w:ascii="Verdana" w:hAnsi="Verdana"/>
                <w:sz w:val="18"/>
                <w:szCs w:val="18"/>
              </w:rPr>
            </w:pPr>
            <w:r>
              <w:rPr>
                <w:rFonts w:ascii="Verdana" w:hAnsi="Verdana"/>
                <w:sz w:val="18"/>
                <w:szCs w:val="18"/>
              </w:rPr>
              <w:t>Kamal Qazi</w:t>
            </w:r>
          </w:p>
        </w:tc>
        <w:tc>
          <w:tcPr>
            <w:tcW w:w="2738" w:type="dxa"/>
            <w:tcBorders>
              <w:bottom w:val="single" w:sz="4" w:space="0" w:color="auto"/>
            </w:tcBorders>
            <w:shd w:val="clear" w:color="auto" w:fill="E0E0E0"/>
          </w:tcPr>
          <w:p w14:paraId="718F5ADC" w14:textId="3250746D" w:rsidR="00A52C11" w:rsidRDefault="00A52C11" w:rsidP="00A52C11">
            <w:pPr>
              <w:rPr>
                <w:rFonts w:ascii="Verdana" w:hAnsi="Verdana"/>
                <w:sz w:val="18"/>
                <w:szCs w:val="18"/>
              </w:rPr>
            </w:pPr>
            <w:r>
              <w:rPr>
                <w:rFonts w:ascii="Verdana" w:hAnsi="Verdana"/>
                <w:b/>
                <w:sz w:val="18"/>
                <w:szCs w:val="18"/>
              </w:rPr>
              <w:t xml:space="preserve">Building / </w:t>
            </w:r>
            <w:r w:rsidRPr="00D86E02">
              <w:rPr>
                <w:rFonts w:ascii="Verdana" w:hAnsi="Verdana"/>
                <w:b/>
                <w:sz w:val="18"/>
                <w:szCs w:val="18"/>
              </w:rPr>
              <w:t>Location:</w:t>
            </w:r>
          </w:p>
          <w:p w14:paraId="239D9DFD" w14:textId="77777777" w:rsidR="00A52C11" w:rsidRPr="00EF7311" w:rsidRDefault="00A52C11" w:rsidP="00A52C11">
            <w:pPr>
              <w:rPr>
                <w:rFonts w:ascii="Verdana" w:hAnsi="Verdana"/>
                <w:sz w:val="18"/>
                <w:szCs w:val="18"/>
              </w:rPr>
            </w:pPr>
          </w:p>
          <w:p w14:paraId="70C2B452" w14:textId="1F0C0D99" w:rsidR="00A52C11" w:rsidRPr="00A0676A" w:rsidRDefault="00A0676A" w:rsidP="00A52C11">
            <w:pPr>
              <w:rPr>
                <w:rFonts w:ascii="Verdana" w:hAnsi="Verdana"/>
                <w:sz w:val="18"/>
                <w:szCs w:val="18"/>
              </w:rPr>
            </w:pPr>
            <w:r w:rsidRPr="00A0676A">
              <w:rPr>
                <w:rFonts w:ascii="Verdana" w:hAnsi="Verdana"/>
                <w:sz w:val="18"/>
                <w:szCs w:val="18"/>
              </w:rPr>
              <w:t>Makerspace GA.041</w:t>
            </w:r>
          </w:p>
        </w:tc>
        <w:tc>
          <w:tcPr>
            <w:tcW w:w="2459" w:type="dxa"/>
            <w:tcBorders>
              <w:bottom w:val="single" w:sz="4" w:space="0" w:color="auto"/>
            </w:tcBorders>
            <w:shd w:val="clear" w:color="auto" w:fill="E0E0E0"/>
          </w:tcPr>
          <w:p w14:paraId="788C9D94" w14:textId="77777777" w:rsidR="00A52C11" w:rsidRPr="00EF7311" w:rsidRDefault="00A52C11" w:rsidP="00A52C11">
            <w:pPr>
              <w:rPr>
                <w:rFonts w:ascii="Verdana" w:hAnsi="Verdana"/>
                <w:sz w:val="18"/>
                <w:szCs w:val="18"/>
              </w:rPr>
            </w:pPr>
            <w:r w:rsidRPr="00D86E02">
              <w:rPr>
                <w:rFonts w:ascii="Verdana" w:hAnsi="Verdana"/>
                <w:b/>
                <w:sz w:val="18"/>
                <w:szCs w:val="18"/>
              </w:rPr>
              <w:t>Assessment ref no</w:t>
            </w:r>
            <w:r>
              <w:rPr>
                <w:rFonts w:ascii="Verdana" w:hAnsi="Verdana"/>
                <w:b/>
                <w:sz w:val="18"/>
                <w:szCs w:val="18"/>
              </w:rPr>
              <w:t>:</w:t>
            </w:r>
          </w:p>
          <w:p w14:paraId="45863745" w14:textId="77777777" w:rsidR="00A52C11" w:rsidRPr="00EF7311" w:rsidRDefault="00A52C11" w:rsidP="00A52C11">
            <w:pPr>
              <w:rPr>
                <w:rFonts w:ascii="Verdana" w:hAnsi="Verdana"/>
                <w:sz w:val="18"/>
                <w:szCs w:val="18"/>
              </w:rPr>
            </w:pPr>
          </w:p>
          <w:p w14:paraId="49031953" w14:textId="77777777" w:rsidR="00A52C11" w:rsidRPr="00D86E02" w:rsidRDefault="00A52C11" w:rsidP="00A52C11">
            <w:pPr>
              <w:rPr>
                <w:rFonts w:ascii="Verdana" w:hAnsi="Verdana"/>
                <w:b/>
                <w:sz w:val="18"/>
                <w:szCs w:val="18"/>
              </w:rPr>
            </w:pPr>
          </w:p>
        </w:tc>
        <w:tc>
          <w:tcPr>
            <w:tcW w:w="3540" w:type="dxa"/>
            <w:tcBorders>
              <w:bottom w:val="single" w:sz="4" w:space="0" w:color="auto"/>
            </w:tcBorders>
            <w:shd w:val="clear" w:color="auto" w:fill="E0E0E0"/>
          </w:tcPr>
          <w:p w14:paraId="16EF5507" w14:textId="128FAE4D" w:rsidR="00A52C11" w:rsidRPr="00EF7311" w:rsidRDefault="00A52C11" w:rsidP="00A52C11">
            <w:pPr>
              <w:rPr>
                <w:rFonts w:ascii="Verdana" w:hAnsi="Verdana"/>
                <w:sz w:val="18"/>
                <w:szCs w:val="18"/>
              </w:rPr>
            </w:pPr>
            <w:r w:rsidRPr="456BA5D8">
              <w:rPr>
                <w:rFonts w:ascii="Verdana" w:hAnsi="Verdana"/>
                <w:b/>
                <w:bCs/>
                <w:sz w:val="18"/>
                <w:szCs w:val="18"/>
              </w:rPr>
              <w:t xml:space="preserve">Expiry </w:t>
            </w:r>
            <w:r w:rsidR="67C03DE9" w:rsidRPr="456BA5D8">
              <w:rPr>
                <w:rFonts w:ascii="Verdana" w:hAnsi="Verdana"/>
                <w:b/>
                <w:bCs/>
                <w:sz w:val="18"/>
                <w:szCs w:val="18"/>
              </w:rPr>
              <w:t>date</w:t>
            </w:r>
            <w:r w:rsidRPr="456BA5D8">
              <w:rPr>
                <w:rFonts w:ascii="Verdana" w:hAnsi="Verdana"/>
                <w:b/>
                <w:bCs/>
                <w:sz w:val="18"/>
                <w:szCs w:val="18"/>
              </w:rPr>
              <w:t>:</w:t>
            </w:r>
          </w:p>
          <w:p w14:paraId="3A829CC9" w14:textId="77777777" w:rsidR="00A52C11" w:rsidRDefault="00A52C11" w:rsidP="00A52C11">
            <w:pPr>
              <w:rPr>
                <w:rFonts w:ascii="Verdana" w:hAnsi="Verdana"/>
                <w:b/>
                <w:sz w:val="18"/>
                <w:szCs w:val="18"/>
              </w:rPr>
            </w:pPr>
          </w:p>
          <w:p w14:paraId="1BD4A4D9" w14:textId="1FBA23E6" w:rsidR="00A0676A" w:rsidRPr="00A0676A" w:rsidRDefault="00A0676A" w:rsidP="00A52C11">
            <w:pPr>
              <w:rPr>
                <w:rFonts w:ascii="Verdana" w:hAnsi="Verdana"/>
                <w:sz w:val="18"/>
                <w:szCs w:val="18"/>
              </w:rPr>
            </w:pPr>
            <w:r w:rsidRPr="00A0676A">
              <w:rPr>
                <w:rFonts w:ascii="Verdana" w:hAnsi="Verdana"/>
                <w:sz w:val="18"/>
                <w:szCs w:val="18"/>
              </w:rPr>
              <w:t>September 2023</w:t>
            </w:r>
          </w:p>
        </w:tc>
      </w:tr>
      <w:tr w:rsidR="7D6A21E4" w14:paraId="017DCDE6" w14:textId="77777777" w:rsidTr="0BA2DEC0">
        <w:trPr>
          <w:cantSplit/>
          <w:trHeight w:val="600"/>
          <w:tblHeader/>
          <w:jc w:val="center"/>
        </w:trPr>
        <w:tc>
          <w:tcPr>
            <w:tcW w:w="16135" w:type="dxa"/>
            <w:gridSpan w:val="6"/>
            <w:tcBorders>
              <w:bottom w:val="single" w:sz="4" w:space="0" w:color="auto"/>
            </w:tcBorders>
          </w:tcPr>
          <w:p w14:paraId="671ED908" w14:textId="365763BB" w:rsidR="4BF201BB" w:rsidRDefault="246F1546" w:rsidP="00E936E4">
            <w:pPr>
              <w:rPr>
                <w:rFonts w:ascii="Verdana" w:eastAsia="Verdana" w:hAnsi="Verdana" w:cs="Verdana"/>
                <w:b/>
                <w:bCs/>
                <w:sz w:val="18"/>
                <w:szCs w:val="18"/>
              </w:rPr>
            </w:pPr>
            <w:r w:rsidRPr="3EFACD3F">
              <w:rPr>
                <w:rFonts w:ascii="Verdana" w:eastAsia="Verdana" w:hAnsi="Verdana" w:cs="Verdana"/>
                <w:b/>
                <w:bCs/>
                <w:sz w:val="18"/>
                <w:szCs w:val="18"/>
              </w:rPr>
              <w:t>Task/Premises</w:t>
            </w:r>
            <w:r w:rsidR="00217BCE">
              <w:rPr>
                <w:rFonts w:ascii="Verdana" w:eastAsia="Verdana" w:hAnsi="Verdana" w:cs="Verdana"/>
                <w:b/>
                <w:bCs/>
                <w:sz w:val="18"/>
                <w:szCs w:val="18"/>
              </w:rPr>
              <w:t xml:space="preserve">: </w:t>
            </w:r>
          </w:p>
          <w:p w14:paraId="5199C83C" w14:textId="77777777" w:rsidR="001F17AC" w:rsidRDefault="001F17AC" w:rsidP="00E936E4">
            <w:pPr>
              <w:rPr>
                <w:rFonts w:ascii="Verdana" w:eastAsia="Verdana" w:hAnsi="Verdana" w:cs="Verdana"/>
                <w:b/>
                <w:bCs/>
                <w:sz w:val="18"/>
                <w:szCs w:val="18"/>
              </w:rPr>
            </w:pPr>
          </w:p>
          <w:p w14:paraId="12511115" w14:textId="67D6CBDA" w:rsidR="00217BCE" w:rsidRDefault="00217BCE" w:rsidP="00E936E4">
            <w:pPr>
              <w:rPr>
                <w:rFonts w:ascii="Verdana" w:eastAsia="Verdana" w:hAnsi="Verdana" w:cs="Verdana"/>
                <w:sz w:val="22"/>
                <w:szCs w:val="22"/>
              </w:rPr>
            </w:pPr>
            <w:r>
              <w:rPr>
                <w:rFonts w:ascii="Verdana" w:eastAsia="Verdana" w:hAnsi="Verdana" w:cs="Verdana"/>
                <w:sz w:val="22"/>
                <w:szCs w:val="22"/>
              </w:rPr>
              <w:t>University of Manchester students working on individual projects or part of a team within Makerspace. Each project activity must have its own Risk Assessment, This RA documents known hazards within the area. Stud</w:t>
            </w:r>
            <w:r w:rsidR="005B7067">
              <w:rPr>
                <w:rFonts w:ascii="Verdana" w:eastAsia="Verdana" w:hAnsi="Verdana" w:cs="Verdana"/>
                <w:sz w:val="22"/>
                <w:szCs w:val="22"/>
              </w:rPr>
              <w:t>ents working on projects in makerspace</w:t>
            </w:r>
            <w:r>
              <w:rPr>
                <w:rFonts w:ascii="Verdana" w:eastAsia="Verdana" w:hAnsi="Verdana" w:cs="Verdana"/>
                <w:sz w:val="22"/>
                <w:szCs w:val="22"/>
              </w:rPr>
              <w:t xml:space="preserve"> have access to all the tools available</w:t>
            </w:r>
            <w:r w:rsidR="005B7067">
              <w:rPr>
                <w:rFonts w:ascii="Verdana" w:eastAsia="Verdana" w:hAnsi="Verdana" w:cs="Verdana"/>
                <w:sz w:val="22"/>
                <w:szCs w:val="22"/>
              </w:rPr>
              <w:t xml:space="preserve"> however this is</w:t>
            </w:r>
            <w:r>
              <w:rPr>
                <w:rFonts w:ascii="Verdana" w:eastAsia="Verdana" w:hAnsi="Verdana" w:cs="Verdana"/>
                <w:sz w:val="22"/>
                <w:szCs w:val="22"/>
              </w:rPr>
              <w:t xml:space="preserve"> </w:t>
            </w:r>
            <w:r w:rsidR="001F17AC">
              <w:rPr>
                <w:rFonts w:ascii="Verdana" w:eastAsia="Verdana" w:hAnsi="Verdana" w:cs="Verdana"/>
                <w:sz w:val="22"/>
                <w:szCs w:val="22"/>
              </w:rPr>
              <w:t>dependent</w:t>
            </w:r>
            <w:r>
              <w:rPr>
                <w:rFonts w:ascii="Verdana" w:eastAsia="Verdana" w:hAnsi="Verdana" w:cs="Verdana"/>
                <w:sz w:val="22"/>
                <w:szCs w:val="22"/>
              </w:rPr>
              <w:t xml:space="preserve"> on supervisor approval, correct training and supervision. </w:t>
            </w:r>
          </w:p>
          <w:p w14:paraId="493C3BE1" w14:textId="77777777" w:rsidR="001F17AC" w:rsidRDefault="001F17AC" w:rsidP="00E936E4">
            <w:pPr>
              <w:rPr>
                <w:rFonts w:ascii="Verdana" w:eastAsia="Verdana" w:hAnsi="Verdana" w:cs="Verdana"/>
                <w:sz w:val="22"/>
                <w:szCs w:val="22"/>
              </w:rPr>
            </w:pPr>
          </w:p>
          <w:p w14:paraId="6147A11E" w14:textId="77777777" w:rsidR="001F17AC" w:rsidRDefault="001F17AC" w:rsidP="00E936E4">
            <w:pPr>
              <w:rPr>
                <w:rFonts w:ascii="Verdana" w:eastAsia="Verdana" w:hAnsi="Verdana" w:cs="Verdana"/>
                <w:sz w:val="22"/>
                <w:szCs w:val="22"/>
              </w:rPr>
            </w:pPr>
          </w:p>
          <w:p w14:paraId="548149D6" w14:textId="26D1FF9B" w:rsidR="001F17AC" w:rsidRPr="00217BCE" w:rsidRDefault="001F17AC" w:rsidP="00E936E4">
            <w:pPr>
              <w:rPr>
                <w:rFonts w:ascii="Verdana" w:eastAsia="Verdana" w:hAnsi="Verdana" w:cs="Verdana"/>
                <w:sz w:val="22"/>
                <w:szCs w:val="22"/>
              </w:rPr>
            </w:pPr>
          </w:p>
        </w:tc>
      </w:tr>
      <w:tr w:rsidR="7D6A21E4" w14:paraId="042CF7B1" w14:textId="77777777" w:rsidTr="0BA2DEC0">
        <w:trPr>
          <w:cantSplit/>
          <w:trHeight w:val="4020"/>
          <w:tblHeader/>
          <w:jc w:val="center"/>
        </w:trPr>
        <w:tc>
          <w:tcPr>
            <w:tcW w:w="16135" w:type="dxa"/>
            <w:gridSpan w:val="6"/>
            <w:tcBorders>
              <w:bottom w:val="single" w:sz="4" w:space="0" w:color="auto"/>
            </w:tcBorders>
          </w:tcPr>
          <w:p w14:paraId="1AA0C69B" w14:textId="0AF4D89B" w:rsidR="7C30E831" w:rsidRDefault="7C30E831" w:rsidP="7D6A21E4">
            <w:pPr>
              <w:spacing w:line="257" w:lineRule="auto"/>
              <w:rPr>
                <w:rFonts w:ascii="Verdana" w:eastAsia="Verdana" w:hAnsi="Verdana" w:cs="Verdana"/>
                <w:b/>
                <w:bCs/>
                <w:sz w:val="22"/>
                <w:szCs w:val="22"/>
              </w:rPr>
            </w:pPr>
            <w:r w:rsidRPr="7D6A21E4">
              <w:rPr>
                <w:rFonts w:ascii="Verdana" w:eastAsia="Verdana" w:hAnsi="Verdana" w:cs="Verdana"/>
                <w:b/>
                <w:bCs/>
                <w:sz w:val="22"/>
                <w:szCs w:val="22"/>
              </w:rPr>
              <w:lastRenderedPageBreak/>
              <w:t>Please add as appropriate once known:</w:t>
            </w:r>
          </w:p>
          <w:tbl>
            <w:tblPr>
              <w:tblStyle w:val="TableGrid"/>
              <w:tblW w:w="0" w:type="auto"/>
              <w:tblLook w:val="04A0" w:firstRow="1" w:lastRow="0" w:firstColumn="1" w:lastColumn="0" w:noHBand="0" w:noVBand="1"/>
            </w:tblPr>
            <w:tblGrid>
              <w:gridCol w:w="2577"/>
              <w:gridCol w:w="2577"/>
              <w:gridCol w:w="2577"/>
              <w:gridCol w:w="2577"/>
              <w:gridCol w:w="2577"/>
              <w:gridCol w:w="2578"/>
            </w:tblGrid>
            <w:tr w:rsidR="7D6A21E4" w14:paraId="6B4BDE89" w14:textId="77777777" w:rsidTr="0BA2DEC0">
              <w:tc>
                <w:tcPr>
                  <w:tcW w:w="15463" w:type="dxa"/>
                  <w:gridSpan w:val="6"/>
                </w:tcPr>
                <w:p w14:paraId="544C7133" w14:textId="232FA206" w:rsidR="7D6A21E4" w:rsidRPr="00281C34" w:rsidRDefault="7D6A21E4" w:rsidP="7D6A21E4">
                  <w:pPr>
                    <w:jc w:val="center"/>
                    <w:rPr>
                      <w:rFonts w:ascii="Calibri Light" w:eastAsia="Calibri Light" w:hAnsi="Calibri Light" w:cs="Calibri Light"/>
                      <w:b/>
                      <w:bCs/>
                      <w:color w:val="1F4D78"/>
                      <w:sz w:val="28"/>
                      <w:szCs w:val="28"/>
                    </w:rPr>
                  </w:pPr>
                  <w:r w:rsidRPr="00281C34">
                    <w:rPr>
                      <w:rFonts w:ascii="Calibri" w:eastAsia="Calibri" w:hAnsi="Calibri" w:cs="Calibri"/>
                      <w:b/>
                      <w:bCs/>
                      <w:sz w:val="28"/>
                      <w:szCs w:val="28"/>
                    </w:rPr>
                    <w:t xml:space="preserve"> </w:t>
                  </w:r>
                  <w:r w:rsidRPr="00281C34">
                    <w:rPr>
                      <w:rFonts w:ascii="Verdana" w:eastAsia="Verdana" w:hAnsi="Verdana" w:cs="Verdana"/>
                      <w:b/>
                      <w:bCs/>
                      <w:sz w:val="28"/>
                      <w:szCs w:val="28"/>
                    </w:rPr>
                    <w:t>LABORATORY HAZARDS</w:t>
                  </w:r>
                </w:p>
              </w:tc>
            </w:tr>
            <w:tr w:rsidR="003304BD" w14:paraId="13058301" w14:textId="77777777" w:rsidTr="0BA2DEC0">
              <w:tc>
                <w:tcPr>
                  <w:tcW w:w="2577" w:type="dxa"/>
                </w:tcPr>
                <w:p w14:paraId="7FF00DD6" w14:textId="70727A2C" w:rsidR="003304BD" w:rsidRDefault="00C71EDA" w:rsidP="00C71EDA">
                  <w:r>
                    <w:rPr>
                      <w:noProof/>
                      <w:lang w:eastAsia="en-GB"/>
                    </w:rPr>
                    <w:drawing>
                      <wp:anchor distT="0" distB="0" distL="114300" distR="114300" simplePos="0" relativeHeight="251659264" behindDoc="0" locked="0" layoutInCell="1" allowOverlap="1" wp14:anchorId="649CF87E" wp14:editId="0F1A6466">
                        <wp:simplePos x="0" y="0"/>
                        <wp:positionH relativeFrom="column">
                          <wp:posOffset>216535</wp:posOffset>
                        </wp:positionH>
                        <wp:positionV relativeFrom="paragraph">
                          <wp:posOffset>93980</wp:posOffset>
                        </wp:positionV>
                        <wp:extent cx="922020" cy="1307465"/>
                        <wp:effectExtent l="0" t="0" r="0" b="6985"/>
                        <wp:wrapSquare wrapText="bothSides"/>
                        <wp:docPr id="1447878123" name="Picture 144787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922020" cy="1307465"/>
                                </a:xfrm>
                                <a:prstGeom prst="rect">
                                  <a:avLst/>
                                </a:prstGeom>
                              </pic:spPr>
                            </pic:pic>
                          </a:graphicData>
                        </a:graphic>
                        <wp14:sizeRelH relativeFrom="margin">
                          <wp14:pctWidth>0</wp14:pctWidth>
                        </wp14:sizeRelH>
                        <wp14:sizeRelV relativeFrom="margin">
                          <wp14:pctHeight>0</wp14:pctHeight>
                        </wp14:sizeRelV>
                      </wp:anchor>
                    </w:drawing>
                  </w:r>
                </w:p>
              </w:tc>
              <w:tc>
                <w:tcPr>
                  <w:tcW w:w="2577" w:type="dxa"/>
                </w:tcPr>
                <w:p w14:paraId="2FB03C35" w14:textId="6CE4522B" w:rsidR="00785314" w:rsidRPr="00785314" w:rsidRDefault="00C71EDA" w:rsidP="00785314">
                  <w:pPr>
                    <w:rPr>
                      <w:rFonts w:ascii="Calibri" w:eastAsia="Calibri" w:hAnsi="Calibri" w:cs="Calibri"/>
                      <w:sz w:val="22"/>
                      <w:szCs w:val="22"/>
                    </w:rPr>
                  </w:pPr>
                  <w:r>
                    <w:rPr>
                      <w:noProof/>
                      <w:lang w:eastAsia="en-GB"/>
                    </w:rPr>
                    <w:drawing>
                      <wp:anchor distT="0" distB="0" distL="114300" distR="114300" simplePos="0" relativeHeight="251658240" behindDoc="0" locked="0" layoutInCell="1" allowOverlap="1" wp14:anchorId="01EC2D6A" wp14:editId="42E83212">
                        <wp:simplePos x="0" y="0"/>
                        <wp:positionH relativeFrom="column">
                          <wp:posOffset>201930</wp:posOffset>
                        </wp:positionH>
                        <wp:positionV relativeFrom="paragraph">
                          <wp:posOffset>62230</wp:posOffset>
                        </wp:positionV>
                        <wp:extent cx="930275" cy="1318895"/>
                        <wp:effectExtent l="0" t="0" r="3175" b="0"/>
                        <wp:wrapSquare wrapText="bothSides"/>
                        <wp:docPr id="1247109741" name="Picture 124710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930275" cy="1318895"/>
                                </a:xfrm>
                                <a:prstGeom prst="rect">
                                  <a:avLst/>
                                </a:prstGeom>
                              </pic:spPr>
                            </pic:pic>
                          </a:graphicData>
                        </a:graphic>
                        <wp14:sizeRelH relativeFrom="margin">
                          <wp14:pctWidth>0</wp14:pctWidth>
                        </wp14:sizeRelH>
                        <wp14:sizeRelV relativeFrom="margin">
                          <wp14:pctHeight>0</wp14:pctHeight>
                        </wp14:sizeRelV>
                      </wp:anchor>
                    </w:drawing>
                  </w:r>
                </w:p>
                <w:p w14:paraId="582F139E" w14:textId="2D673EE3" w:rsidR="003304BD" w:rsidRPr="00785314" w:rsidRDefault="00785314" w:rsidP="7AE8DC08">
                  <w:r w:rsidRPr="7AE8DC08">
                    <w:rPr>
                      <w:rFonts w:ascii="Calibri" w:eastAsia="Calibri" w:hAnsi="Calibri" w:cs="Calibri"/>
                      <w:sz w:val="22"/>
                      <w:szCs w:val="22"/>
                    </w:rPr>
                    <w:t xml:space="preserve">           </w:t>
                  </w:r>
                </w:p>
              </w:tc>
              <w:tc>
                <w:tcPr>
                  <w:tcW w:w="2577" w:type="dxa"/>
                </w:tcPr>
                <w:p w14:paraId="1154738B" w14:textId="5F7B683A" w:rsidR="003304BD" w:rsidRDefault="32DE9295" w:rsidP="7AE8DC08">
                  <w:r>
                    <w:rPr>
                      <w:noProof/>
                      <w:lang w:eastAsia="en-GB"/>
                    </w:rPr>
                    <w:drawing>
                      <wp:anchor distT="0" distB="0" distL="114300" distR="114300" simplePos="0" relativeHeight="251660288" behindDoc="0" locked="0" layoutInCell="1" allowOverlap="1" wp14:anchorId="17FDD0FC" wp14:editId="248404CE">
                        <wp:simplePos x="0" y="0"/>
                        <wp:positionH relativeFrom="column">
                          <wp:posOffset>163830</wp:posOffset>
                        </wp:positionH>
                        <wp:positionV relativeFrom="paragraph">
                          <wp:posOffset>45720</wp:posOffset>
                        </wp:positionV>
                        <wp:extent cx="897890" cy="1273810"/>
                        <wp:effectExtent l="0" t="0" r="0" b="2540"/>
                        <wp:wrapSquare wrapText="bothSides"/>
                        <wp:docPr id="14387531" name="Picture 1438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97890" cy="1273810"/>
                                </a:xfrm>
                                <a:prstGeom prst="rect">
                                  <a:avLst/>
                                </a:prstGeom>
                              </pic:spPr>
                            </pic:pic>
                          </a:graphicData>
                        </a:graphic>
                        <wp14:sizeRelH relativeFrom="margin">
                          <wp14:pctWidth>0</wp14:pctWidth>
                        </wp14:sizeRelH>
                        <wp14:sizeRelV relativeFrom="margin">
                          <wp14:pctHeight>0</wp14:pctHeight>
                        </wp14:sizeRelV>
                      </wp:anchor>
                    </w:drawing>
                  </w:r>
                </w:p>
              </w:tc>
              <w:tc>
                <w:tcPr>
                  <w:tcW w:w="2577" w:type="dxa"/>
                </w:tcPr>
                <w:p w14:paraId="3D27B375" w14:textId="26D3FB5E" w:rsidR="003304BD" w:rsidRDefault="6375F20F" w:rsidP="7AE8DC08">
                  <w:r>
                    <w:rPr>
                      <w:noProof/>
                      <w:lang w:eastAsia="en-GB"/>
                    </w:rPr>
                    <w:drawing>
                      <wp:anchor distT="0" distB="0" distL="114300" distR="114300" simplePos="0" relativeHeight="251661312" behindDoc="0" locked="0" layoutInCell="1" allowOverlap="1" wp14:anchorId="27AB0298" wp14:editId="7424EF5E">
                        <wp:simplePos x="0" y="0"/>
                        <wp:positionH relativeFrom="column">
                          <wp:posOffset>180975</wp:posOffset>
                        </wp:positionH>
                        <wp:positionV relativeFrom="paragraph">
                          <wp:posOffset>69850</wp:posOffset>
                        </wp:positionV>
                        <wp:extent cx="880745" cy="1249680"/>
                        <wp:effectExtent l="0" t="0" r="0" b="7620"/>
                        <wp:wrapSquare wrapText="bothSides"/>
                        <wp:docPr id="117412323" name="Picture 11741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80745" cy="1249680"/>
                                </a:xfrm>
                                <a:prstGeom prst="rect">
                                  <a:avLst/>
                                </a:prstGeom>
                              </pic:spPr>
                            </pic:pic>
                          </a:graphicData>
                        </a:graphic>
                        <wp14:sizeRelH relativeFrom="margin">
                          <wp14:pctWidth>0</wp14:pctWidth>
                        </wp14:sizeRelH>
                        <wp14:sizeRelV relativeFrom="margin">
                          <wp14:pctHeight>0</wp14:pctHeight>
                        </wp14:sizeRelV>
                      </wp:anchor>
                    </w:drawing>
                  </w:r>
                </w:p>
              </w:tc>
              <w:tc>
                <w:tcPr>
                  <w:tcW w:w="2577" w:type="dxa"/>
                </w:tcPr>
                <w:p w14:paraId="1F46857F" w14:textId="61A271B7" w:rsidR="003304BD" w:rsidRDefault="249F126C" w:rsidP="7AE8DC08">
                  <w:r>
                    <w:rPr>
                      <w:noProof/>
                      <w:lang w:eastAsia="en-GB"/>
                    </w:rPr>
                    <w:drawing>
                      <wp:anchor distT="0" distB="0" distL="114300" distR="114300" simplePos="0" relativeHeight="251662336" behindDoc="0" locked="0" layoutInCell="1" allowOverlap="1" wp14:anchorId="35A4BC15" wp14:editId="7DEC21C5">
                        <wp:simplePos x="0" y="0"/>
                        <wp:positionH relativeFrom="column">
                          <wp:posOffset>158750</wp:posOffset>
                        </wp:positionH>
                        <wp:positionV relativeFrom="paragraph">
                          <wp:posOffset>62230</wp:posOffset>
                        </wp:positionV>
                        <wp:extent cx="890270" cy="1262380"/>
                        <wp:effectExtent l="0" t="0" r="5080" b="0"/>
                        <wp:wrapSquare wrapText="bothSides"/>
                        <wp:docPr id="1573538253" name="Picture 157353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90270" cy="1262380"/>
                                </a:xfrm>
                                <a:prstGeom prst="rect">
                                  <a:avLst/>
                                </a:prstGeom>
                              </pic:spPr>
                            </pic:pic>
                          </a:graphicData>
                        </a:graphic>
                        <wp14:sizeRelH relativeFrom="margin">
                          <wp14:pctWidth>0</wp14:pctWidth>
                        </wp14:sizeRelH>
                        <wp14:sizeRelV relativeFrom="margin">
                          <wp14:pctHeight>0</wp14:pctHeight>
                        </wp14:sizeRelV>
                      </wp:anchor>
                    </w:drawing>
                  </w:r>
                </w:p>
              </w:tc>
              <w:tc>
                <w:tcPr>
                  <w:tcW w:w="2578" w:type="dxa"/>
                </w:tcPr>
                <w:p w14:paraId="7CA340AF" w14:textId="1D63801C" w:rsidR="003304BD" w:rsidRDefault="003304BD" w:rsidP="003304BD">
                  <w:pPr>
                    <w:rPr>
                      <w:rFonts w:ascii="Calibri" w:eastAsia="Calibri" w:hAnsi="Calibri" w:cs="Calibri"/>
                      <w:color w:val="767171"/>
                      <w:sz w:val="22"/>
                      <w:szCs w:val="22"/>
                    </w:rPr>
                  </w:pPr>
                  <w:r w:rsidRPr="7D6A21E4">
                    <w:rPr>
                      <w:rFonts w:ascii="Calibri" w:eastAsia="Calibri" w:hAnsi="Calibri" w:cs="Calibri"/>
                      <w:color w:val="767171"/>
                      <w:sz w:val="22"/>
                      <w:szCs w:val="22"/>
                    </w:rPr>
                    <w:t>insert hazard symbol here</w:t>
                  </w:r>
                </w:p>
              </w:tc>
            </w:tr>
            <w:tr w:rsidR="003304BD" w14:paraId="586621B1" w14:textId="77777777" w:rsidTr="0BA2DEC0">
              <w:tc>
                <w:tcPr>
                  <w:tcW w:w="15463" w:type="dxa"/>
                  <w:gridSpan w:val="6"/>
                </w:tcPr>
                <w:p w14:paraId="077BF44B" w14:textId="2CAF7962" w:rsidR="003304BD" w:rsidRPr="00281C34" w:rsidRDefault="003304BD" w:rsidP="003304BD">
                  <w:pPr>
                    <w:jc w:val="center"/>
                    <w:rPr>
                      <w:rFonts w:ascii="Verdana" w:eastAsia="Verdana" w:hAnsi="Verdana" w:cs="Verdana"/>
                      <w:b/>
                      <w:bCs/>
                      <w:sz w:val="28"/>
                      <w:szCs w:val="28"/>
                    </w:rPr>
                  </w:pPr>
                  <w:r w:rsidRPr="00281C34">
                    <w:rPr>
                      <w:rFonts w:ascii="Verdana" w:eastAsia="Verdana" w:hAnsi="Verdana" w:cs="Verdana"/>
                      <w:b/>
                      <w:bCs/>
                      <w:sz w:val="28"/>
                      <w:szCs w:val="28"/>
                    </w:rPr>
                    <w:t>CONTROL MEASURES</w:t>
                  </w:r>
                </w:p>
              </w:tc>
            </w:tr>
            <w:tr w:rsidR="003304BD" w14:paraId="150DD03D" w14:textId="77777777" w:rsidTr="0BA2DEC0">
              <w:tc>
                <w:tcPr>
                  <w:tcW w:w="2577" w:type="dxa"/>
                </w:tcPr>
                <w:p w14:paraId="2E381CE1" w14:textId="60D18B44" w:rsidR="003304BD" w:rsidRDefault="6F90801E" w:rsidP="0BA2DEC0">
                  <w:pPr>
                    <w:jc w:val="center"/>
                  </w:pPr>
                  <w:r>
                    <w:rPr>
                      <w:noProof/>
                      <w:lang w:eastAsia="en-GB"/>
                    </w:rPr>
                    <w:drawing>
                      <wp:inline distT="0" distB="0" distL="0" distR="0" wp14:anchorId="0D60BCCF" wp14:editId="079890EE">
                        <wp:extent cx="846660" cy="1202258"/>
                        <wp:effectExtent l="0" t="0" r="4445" b="6350"/>
                        <wp:docPr id="1594761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846660" cy="1202258"/>
                                </a:xfrm>
                                <a:prstGeom prst="rect">
                                  <a:avLst/>
                                </a:prstGeom>
                              </pic:spPr>
                            </pic:pic>
                          </a:graphicData>
                        </a:graphic>
                      </wp:inline>
                    </w:drawing>
                  </w:r>
                  <w:commentRangeStart w:id="1"/>
                </w:p>
                <w:p w14:paraId="7CC9C567" w14:textId="2DC5A036" w:rsidR="003304BD" w:rsidRDefault="00785314" w:rsidP="00785314">
                  <w:pPr>
                    <w:tabs>
                      <w:tab w:val="left" w:pos="585"/>
                    </w:tabs>
                    <w:rPr>
                      <w:rFonts w:ascii="Calibri" w:eastAsia="Calibri" w:hAnsi="Calibri" w:cs="Calibri"/>
                      <w:color w:val="767171"/>
                      <w:sz w:val="22"/>
                      <w:szCs w:val="22"/>
                    </w:rPr>
                  </w:pPr>
                  <w:r>
                    <w:rPr>
                      <w:rFonts w:ascii="Calibri" w:eastAsia="Calibri" w:hAnsi="Calibri" w:cs="Calibri"/>
                      <w:color w:val="767171"/>
                      <w:sz w:val="22"/>
                      <w:szCs w:val="22"/>
                    </w:rPr>
                    <w:tab/>
                  </w:r>
                </w:p>
                <w:p w14:paraId="6F81EF4A" w14:textId="77777777" w:rsidR="003304BD" w:rsidRDefault="003304BD" w:rsidP="003304BD">
                  <w:pPr>
                    <w:jc w:val="center"/>
                    <w:rPr>
                      <w:rFonts w:ascii="Calibri" w:eastAsia="Calibri" w:hAnsi="Calibri" w:cs="Calibri"/>
                      <w:color w:val="767171"/>
                      <w:sz w:val="22"/>
                      <w:szCs w:val="22"/>
                    </w:rPr>
                  </w:pPr>
                </w:p>
                <w:p w14:paraId="4D8D6F89" w14:textId="77777777" w:rsidR="003304BD" w:rsidRDefault="003304BD" w:rsidP="003304BD">
                  <w:pPr>
                    <w:jc w:val="center"/>
                    <w:rPr>
                      <w:rFonts w:ascii="Calibri" w:eastAsia="Calibri" w:hAnsi="Calibri" w:cs="Calibri"/>
                      <w:color w:val="767171"/>
                      <w:sz w:val="22"/>
                      <w:szCs w:val="22"/>
                    </w:rPr>
                  </w:pPr>
                </w:p>
                <w:p w14:paraId="0ACD323F" w14:textId="39B8ACCB" w:rsidR="003304BD" w:rsidRDefault="003304BD" w:rsidP="003304BD">
                  <w:pPr>
                    <w:jc w:val="center"/>
                    <w:rPr>
                      <w:rFonts w:ascii="Calibri" w:eastAsia="Calibri" w:hAnsi="Calibri" w:cs="Calibri"/>
                      <w:color w:val="767171"/>
                      <w:sz w:val="22"/>
                      <w:szCs w:val="22"/>
                    </w:rPr>
                  </w:pPr>
                </w:p>
              </w:tc>
              <w:tc>
                <w:tcPr>
                  <w:tcW w:w="2577" w:type="dxa"/>
                </w:tcPr>
                <w:p w14:paraId="1DCFAF4F" w14:textId="0F028900" w:rsidR="003304BD" w:rsidRDefault="00D5399D" w:rsidP="003304BD">
                  <w:pPr>
                    <w:rPr>
                      <w:rFonts w:ascii="Calibri" w:eastAsia="Calibri" w:hAnsi="Calibri" w:cs="Calibri"/>
                      <w:color w:val="767171"/>
                      <w:sz w:val="22"/>
                      <w:szCs w:val="22"/>
                    </w:rPr>
                  </w:pPr>
                  <w:ins w:id="2" w:author="Adam Stanley" w:date="2022-11-14T17:46:00Z">
                    <w:r>
                      <w:rPr>
                        <w:noProof/>
                        <w:lang w:eastAsia="en-GB"/>
                      </w:rPr>
                      <w:drawing>
                        <wp:anchor distT="0" distB="0" distL="114300" distR="114300" simplePos="0" relativeHeight="251664384" behindDoc="0" locked="0" layoutInCell="1" allowOverlap="1" wp14:anchorId="6F4E77E0" wp14:editId="1C9AD0C8">
                          <wp:simplePos x="0" y="0"/>
                          <wp:positionH relativeFrom="column">
                            <wp:posOffset>194006</wp:posOffset>
                          </wp:positionH>
                          <wp:positionV relativeFrom="paragraph">
                            <wp:posOffset>303</wp:posOffset>
                          </wp:positionV>
                          <wp:extent cx="900000" cy="1278000"/>
                          <wp:effectExtent l="0" t="0" r="0" b="0"/>
                          <wp:wrapSquare wrapText="bothSides"/>
                          <wp:docPr id="1010284594" name="Picture 83" descr="C:\Users\f58531as\AppData\Local\Microsoft\Windows\INetCache\Content.MSO\8CE47D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8">
                                    <a:extLst>
                                      <a:ext uri="{28A0092B-C50C-407E-A947-70E740481C1C}">
                                        <a14:useLocalDpi xmlns:a14="http://schemas.microsoft.com/office/drawing/2010/main" val="0"/>
                                      </a:ext>
                                    </a:extLst>
                                  </a:blip>
                                  <a:stretch>
                                    <a:fillRect/>
                                  </a:stretch>
                                </pic:blipFill>
                                <pic:spPr bwMode="auto">
                                  <a:xfrm>
                                    <a:off x="0" y="0"/>
                                    <a:ext cx="900000" cy="1278000"/>
                                  </a:xfrm>
                                  <a:prstGeom prst="rect">
                                    <a:avLst/>
                                  </a:prstGeom>
                                  <a:noFill/>
                                  <a:ln>
                                    <a:noFill/>
                                  </a:ln>
                                </pic:spPr>
                              </pic:pic>
                            </a:graphicData>
                          </a:graphic>
                        </wp:anchor>
                      </w:drawing>
                    </w:r>
                  </w:ins>
                </w:p>
              </w:tc>
              <w:tc>
                <w:tcPr>
                  <w:tcW w:w="2577" w:type="dxa"/>
                </w:tcPr>
                <w:p w14:paraId="538F9645" w14:textId="06D78ACB" w:rsidR="003304BD" w:rsidRDefault="004227F4" w:rsidP="003304BD">
                  <w:pPr>
                    <w:rPr>
                      <w:rFonts w:ascii="Calibri" w:eastAsia="Calibri" w:hAnsi="Calibri" w:cs="Calibri"/>
                      <w:color w:val="767171"/>
                      <w:sz w:val="22"/>
                      <w:szCs w:val="22"/>
                    </w:rPr>
                  </w:pPr>
                  <w:ins w:id="3" w:author="Adam Stanley" w:date="2022-11-15T09:36:00Z">
                    <w:r>
                      <w:rPr>
                        <w:noProof/>
                        <w:color w:val="2B579A"/>
                        <w:shd w:val="clear" w:color="auto" w:fill="E6E6E6"/>
                        <w:lang w:eastAsia="en-GB"/>
                      </w:rPr>
                      <w:drawing>
                        <wp:anchor distT="0" distB="0" distL="114300" distR="114300" simplePos="0" relativeHeight="251665408" behindDoc="0" locked="0" layoutInCell="1" allowOverlap="1" wp14:anchorId="15F43B9B" wp14:editId="2925016A">
                          <wp:simplePos x="0" y="0"/>
                          <wp:positionH relativeFrom="column">
                            <wp:posOffset>211511</wp:posOffset>
                          </wp:positionH>
                          <wp:positionV relativeFrom="paragraph">
                            <wp:posOffset>15903</wp:posOffset>
                          </wp:positionV>
                          <wp:extent cx="900000" cy="1278000"/>
                          <wp:effectExtent l="0" t="0" r="0" b="0"/>
                          <wp:wrapSquare wrapText="bothSides"/>
                          <wp:docPr id="1" name="Picture 1" descr="C:\Users\f58531as\AppData\Local\Microsoft\Windows\INetCache\Content.MSO\F7DF0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900000" cy="1278000"/>
                                  </a:xfrm>
                                  <a:prstGeom prst="rect">
                                    <a:avLst/>
                                  </a:prstGeom>
                                </pic:spPr>
                              </pic:pic>
                            </a:graphicData>
                          </a:graphic>
                        </wp:anchor>
                      </w:drawing>
                    </w:r>
                  </w:ins>
                </w:p>
              </w:tc>
              <w:tc>
                <w:tcPr>
                  <w:tcW w:w="2577" w:type="dxa"/>
                </w:tcPr>
                <w:p w14:paraId="629D4206" w14:textId="3864A8D1" w:rsidR="003304BD" w:rsidRDefault="0030024C" w:rsidP="003304BD">
                  <w:pPr>
                    <w:rPr>
                      <w:rFonts w:ascii="Calibri" w:eastAsia="Calibri" w:hAnsi="Calibri" w:cs="Calibri"/>
                      <w:color w:val="767171"/>
                      <w:sz w:val="22"/>
                      <w:szCs w:val="22"/>
                    </w:rPr>
                  </w:pPr>
                  <w:ins w:id="4" w:author="Adam Stanley" w:date="2022-11-15T09:36:00Z">
                    <w:r>
                      <w:rPr>
                        <w:noProof/>
                        <w:color w:val="2B579A"/>
                        <w:shd w:val="clear" w:color="auto" w:fill="E6E6E6"/>
                        <w:lang w:eastAsia="en-GB"/>
                      </w:rPr>
                      <w:drawing>
                        <wp:anchor distT="0" distB="0" distL="114300" distR="114300" simplePos="0" relativeHeight="251666432" behindDoc="0" locked="0" layoutInCell="1" allowOverlap="1" wp14:anchorId="08AD25E8" wp14:editId="78B114B1">
                          <wp:simplePos x="0" y="0"/>
                          <wp:positionH relativeFrom="column">
                            <wp:posOffset>197512</wp:posOffset>
                          </wp:positionH>
                          <wp:positionV relativeFrom="paragraph">
                            <wp:posOffset>304</wp:posOffset>
                          </wp:positionV>
                          <wp:extent cx="900000" cy="1278000"/>
                          <wp:effectExtent l="0" t="0" r="0" b="0"/>
                          <wp:wrapSquare wrapText="bothSides"/>
                          <wp:docPr id="19" name="Picture 19" descr="C:\Users\f58531as\AppData\Local\Microsoft\Windows\INetCache\Content.MSO\4C4B9F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f58531as\AppData\Local\Microsoft\Windows\INetCache\Content.MSO\4C4B9F4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0000" cy="1278000"/>
                                  </a:xfrm>
                                  <a:prstGeom prst="rect">
                                    <a:avLst/>
                                  </a:prstGeom>
                                  <a:noFill/>
                                  <a:ln>
                                    <a:noFill/>
                                  </a:ln>
                                </pic:spPr>
                              </pic:pic>
                            </a:graphicData>
                          </a:graphic>
                        </wp:anchor>
                      </w:drawing>
                    </w:r>
                  </w:ins>
                </w:p>
              </w:tc>
              <w:tc>
                <w:tcPr>
                  <w:tcW w:w="2577" w:type="dxa"/>
                </w:tcPr>
                <w:p w14:paraId="5AB4370D" w14:textId="07852C68" w:rsidR="003304BD" w:rsidRDefault="00781D86" w:rsidP="003304BD">
                  <w:pPr>
                    <w:rPr>
                      <w:rFonts w:ascii="Calibri" w:eastAsia="Calibri" w:hAnsi="Calibri" w:cs="Calibri"/>
                      <w:color w:val="767171"/>
                      <w:sz w:val="22"/>
                      <w:szCs w:val="22"/>
                    </w:rPr>
                  </w:pPr>
                  <w:ins w:id="5" w:author="Adam Stanley" w:date="2022-11-15T09:32:00Z">
                    <w:r>
                      <w:rPr>
                        <w:rFonts w:asciiTheme="minorHAnsi" w:eastAsiaTheme="minorHAnsi" w:hAnsiTheme="minorHAnsi" w:cstheme="minorBidi"/>
                        <w:noProof/>
                        <w:color w:val="2B579A"/>
                        <w:sz w:val="22"/>
                        <w:szCs w:val="22"/>
                        <w:shd w:val="clear" w:color="auto" w:fill="E6E6E6"/>
                        <w:lang w:eastAsia="en-GB"/>
                      </w:rPr>
                      <w:drawing>
                        <wp:anchor distT="0" distB="0" distL="114300" distR="114300" simplePos="0" relativeHeight="251667456" behindDoc="0" locked="0" layoutInCell="1" allowOverlap="1" wp14:anchorId="1B054197" wp14:editId="61DEB697">
                          <wp:simplePos x="0" y="0"/>
                          <wp:positionH relativeFrom="column">
                            <wp:posOffset>206734</wp:posOffset>
                          </wp:positionH>
                          <wp:positionV relativeFrom="paragraph">
                            <wp:posOffset>608</wp:posOffset>
                          </wp:positionV>
                          <wp:extent cx="900000" cy="1278000"/>
                          <wp:effectExtent l="0" t="0" r="0" b="0"/>
                          <wp:wrapSquare wrapText="bothSides"/>
                          <wp:docPr id="16" name="Picture 16" descr="C:\Users\f58531as\AppData\Local\Microsoft\Windows\INetCache\Content.MSO\BD952C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f58531as\AppData\Local\Microsoft\Windows\INetCache\Content.MSO\BD952CB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0000" cy="1278000"/>
                                  </a:xfrm>
                                  <a:prstGeom prst="rect">
                                    <a:avLst/>
                                  </a:prstGeom>
                                  <a:noFill/>
                                  <a:ln>
                                    <a:noFill/>
                                  </a:ln>
                                </pic:spPr>
                              </pic:pic>
                            </a:graphicData>
                          </a:graphic>
                        </wp:anchor>
                      </w:drawing>
                    </w:r>
                  </w:ins>
                </w:p>
              </w:tc>
              <w:tc>
                <w:tcPr>
                  <w:tcW w:w="2578" w:type="dxa"/>
                </w:tcPr>
                <w:p w14:paraId="3E90595B" w14:textId="497E670C" w:rsidR="003304BD" w:rsidRDefault="00221166" w:rsidP="003304BD">
                  <w:pPr>
                    <w:rPr>
                      <w:rFonts w:ascii="Calibri" w:eastAsia="Calibri" w:hAnsi="Calibri" w:cs="Calibri"/>
                      <w:color w:val="767171"/>
                      <w:sz w:val="22"/>
                      <w:szCs w:val="22"/>
                    </w:rPr>
                  </w:pPr>
                  <w:ins w:id="6" w:author="Adam Stanley" w:date="2022-11-15T09:35:00Z">
                    <w:r>
                      <w:rPr>
                        <w:rFonts w:asciiTheme="minorHAnsi" w:eastAsiaTheme="minorHAnsi" w:hAnsiTheme="minorHAnsi" w:cstheme="minorBidi"/>
                        <w:noProof/>
                        <w:color w:val="2B579A"/>
                        <w:sz w:val="22"/>
                        <w:szCs w:val="22"/>
                        <w:shd w:val="clear" w:color="auto" w:fill="E6E6E6"/>
                        <w:lang w:eastAsia="en-GB"/>
                      </w:rPr>
                      <w:drawing>
                        <wp:anchor distT="0" distB="0" distL="114300" distR="114300" simplePos="0" relativeHeight="251668480" behindDoc="0" locked="0" layoutInCell="1" allowOverlap="1" wp14:anchorId="11441B64" wp14:editId="5EE051FA">
                          <wp:simplePos x="0" y="0"/>
                          <wp:positionH relativeFrom="column">
                            <wp:posOffset>263663</wp:posOffset>
                          </wp:positionH>
                          <wp:positionV relativeFrom="paragraph">
                            <wp:posOffset>0</wp:posOffset>
                          </wp:positionV>
                          <wp:extent cx="899795" cy="1277620"/>
                          <wp:effectExtent l="0" t="0" r="0" b="0"/>
                          <wp:wrapSquare wrapText="bothSides"/>
                          <wp:docPr id="17" name="Picture 17" descr="C:\Users\f58531as\AppData\Local\Microsoft\Windows\INetCache\Content.MSO\B67094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f58531as\AppData\Local\Microsoft\Windows\INetCache\Content.MSO\B670942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9795" cy="1277620"/>
                                  </a:xfrm>
                                  <a:prstGeom prst="rect">
                                    <a:avLst/>
                                  </a:prstGeom>
                                  <a:noFill/>
                                  <a:ln>
                                    <a:noFill/>
                                  </a:ln>
                                </pic:spPr>
                              </pic:pic>
                            </a:graphicData>
                          </a:graphic>
                        </wp:anchor>
                      </w:drawing>
                    </w:r>
                  </w:ins>
                  <w:commentRangeEnd w:id="1"/>
                  <w:r>
                    <w:rPr>
                      <w:rStyle w:val="CommentReference"/>
                    </w:rPr>
                    <w:commentReference w:id="1"/>
                  </w:r>
                </w:p>
              </w:tc>
            </w:tr>
          </w:tbl>
          <w:p w14:paraId="15F63947" w14:textId="0192E969" w:rsidR="7D6A21E4" w:rsidRDefault="7D6A21E4" w:rsidP="7D6A21E4"/>
        </w:tc>
      </w:tr>
    </w:tbl>
    <w:p w14:paraId="7D9535CF" w14:textId="6482DCB5" w:rsidR="00FA0224" w:rsidRPr="003708A9" w:rsidRDefault="00FA0224" w:rsidP="00FA0224">
      <w:pPr>
        <w:rPr>
          <w:rFonts w:ascii="Verdana" w:hAnsi="Verdana"/>
          <w:sz w:val="18"/>
          <w:szCs w:val="18"/>
        </w:rPr>
      </w:pPr>
    </w:p>
    <w:tbl>
      <w:tblPr>
        <w:tblW w:w="15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1767"/>
        <w:gridCol w:w="2016"/>
        <w:gridCol w:w="8640"/>
        <w:gridCol w:w="915"/>
        <w:gridCol w:w="910"/>
      </w:tblGrid>
      <w:tr w:rsidR="007744F7" w:rsidRPr="003708A9" w14:paraId="7DEC32C5" w14:textId="77777777" w:rsidTr="429B7F8B">
        <w:trPr>
          <w:tblHeader/>
          <w:jc w:val="center"/>
        </w:trPr>
        <w:tc>
          <w:tcPr>
            <w:tcW w:w="1623" w:type="dxa"/>
            <w:shd w:val="clear" w:color="auto" w:fill="E0E0E0"/>
          </w:tcPr>
          <w:p w14:paraId="603E3431" w14:textId="77777777" w:rsidR="00FA0224" w:rsidRPr="00D86E02" w:rsidRDefault="00FA0224" w:rsidP="009D175A">
            <w:pPr>
              <w:rPr>
                <w:rFonts w:ascii="Verdana" w:hAnsi="Verdana"/>
                <w:b/>
                <w:sz w:val="18"/>
                <w:szCs w:val="18"/>
              </w:rPr>
            </w:pPr>
            <w:r w:rsidRPr="00D86E02">
              <w:rPr>
                <w:rFonts w:ascii="Verdana" w:hAnsi="Verdana"/>
                <w:b/>
                <w:sz w:val="18"/>
                <w:szCs w:val="18"/>
              </w:rPr>
              <w:t>Activity</w:t>
            </w:r>
          </w:p>
        </w:tc>
        <w:tc>
          <w:tcPr>
            <w:tcW w:w="1767" w:type="dxa"/>
            <w:shd w:val="clear" w:color="auto" w:fill="E0E0E0"/>
          </w:tcPr>
          <w:p w14:paraId="4D652E84" w14:textId="77777777" w:rsidR="00FA0224" w:rsidRPr="00D86E02" w:rsidRDefault="00FA0224" w:rsidP="009D175A">
            <w:pPr>
              <w:rPr>
                <w:rFonts w:ascii="Verdana" w:hAnsi="Verdana"/>
                <w:b/>
                <w:sz w:val="18"/>
                <w:szCs w:val="18"/>
              </w:rPr>
            </w:pPr>
            <w:r w:rsidRPr="00D86E02">
              <w:rPr>
                <w:rFonts w:ascii="Verdana" w:hAnsi="Verdana"/>
                <w:b/>
                <w:sz w:val="18"/>
                <w:szCs w:val="18"/>
              </w:rPr>
              <w:t>Hazard</w:t>
            </w:r>
          </w:p>
        </w:tc>
        <w:tc>
          <w:tcPr>
            <w:tcW w:w="2016" w:type="dxa"/>
            <w:shd w:val="clear" w:color="auto" w:fill="E0E0E0"/>
          </w:tcPr>
          <w:p w14:paraId="3DB65B50" w14:textId="77777777" w:rsidR="00FA0224" w:rsidRPr="00D86E02" w:rsidRDefault="00FA0224" w:rsidP="009D175A">
            <w:pPr>
              <w:rPr>
                <w:rFonts w:ascii="Verdana" w:hAnsi="Verdana"/>
                <w:b/>
                <w:sz w:val="18"/>
                <w:szCs w:val="18"/>
              </w:rPr>
            </w:pPr>
            <w:r w:rsidRPr="00D86E02">
              <w:rPr>
                <w:rFonts w:ascii="Verdana" w:hAnsi="Verdana"/>
                <w:b/>
                <w:sz w:val="18"/>
                <w:szCs w:val="18"/>
              </w:rPr>
              <w:t xml:space="preserve">Who might be harmed and how </w:t>
            </w:r>
          </w:p>
        </w:tc>
        <w:tc>
          <w:tcPr>
            <w:tcW w:w="8640" w:type="dxa"/>
            <w:shd w:val="clear" w:color="auto" w:fill="E0E0E0"/>
          </w:tcPr>
          <w:p w14:paraId="17D9F258" w14:textId="77777777" w:rsidR="00FA0224" w:rsidRPr="00D86E02" w:rsidRDefault="00FA0224" w:rsidP="009D175A">
            <w:pPr>
              <w:rPr>
                <w:rFonts w:ascii="Verdana" w:hAnsi="Verdana"/>
                <w:b/>
                <w:sz w:val="18"/>
                <w:szCs w:val="18"/>
              </w:rPr>
            </w:pPr>
            <w:r w:rsidRPr="00D86E02">
              <w:rPr>
                <w:rFonts w:ascii="Verdana" w:hAnsi="Verdana"/>
                <w:b/>
                <w:sz w:val="18"/>
                <w:szCs w:val="18"/>
              </w:rPr>
              <w:t>Existing measures to control risk</w:t>
            </w:r>
          </w:p>
        </w:tc>
        <w:tc>
          <w:tcPr>
            <w:tcW w:w="915" w:type="dxa"/>
            <w:shd w:val="clear" w:color="auto" w:fill="E0E0E0"/>
          </w:tcPr>
          <w:p w14:paraId="1F32CB20" w14:textId="77777777" w:rsidR="00FA0224" w:rsidRPr="00D86E02" w:rsidRDefault="00FA0224" w:rsidP="009D175A">
            <w:pPr>
              <w:rPr>
                <w:rFonts w:ascii="Verdana" w:hAnsi="Verdana"/>
                <w:b/>
                <w:sz w:val="18"/>
                <w:szCs w:val="18"/>
              </w:rPr>
            </w:pPr>
            <w:r w:rsidRPr="00D86E02">
              <w:rPr>
                <w:rFonts w:ascii="Verdana" w:hAnsi="Verdana"/>
                <w:b/>
                <w:sz w:val="18"/>
                <w:szCs w:val="18"/>
              </w:rPr>
              <w:t>Risk rating</w:t>
            </w:r>
          </w:p>
        </w:tc>
        <w:tc>
          <w:tcPr>
            <w:tcW w:w="910" w:type="dxa"/>
            <w:shd w:val="clear" w:color="auto" w:fill="E0E0E0"/>
          </w:tcPr>
          <w:p w14:paraId="7AA74417" w14:textId="77777777" w:rsidR="00FA0224" w:rsidRPr="00D86E02" w:rsidRDefault="00FA0224" w:rsidP="009D175A">
            <w:pPr>
              <w:jc w:val="center"/>
              <w:rPr>
                <w:rFonts w:ascii="Verdana" w:hAnsi="Verdana"/>
                <w:b/>
                <w:sz w:val="18"/>
                <w:szCs w:val="18"/>
              </w:rPr>
            </w:pPr>
            <w:r w:rsidRPr="00D86E02">
              <w:rPr>
                <w:rFonts w:ascii="Verdana" w:hAnsi="Verdana"/>
                <w:b/>
                <w:sz w:val="18"/>
                <w:szCs w:val="18"/>
              </w:rPr>
              <w:t>Result</w:t>
            </w:r>
          </w:p>
        </w:tc>
      </w:tr>
      <w:tr w:rsidR="00432FE6" w:rsidRPr="003708A9" w14:paraId="4B4AD03E" w14:textId="77777777" w:rsidTr="429B7F8B">
        <w:trPr>
          <w:jc w:val="center"/>
        </w:trPr>
        <w:tc>
          <w:tcPr>
            <w:tcW w:w="1623" w:type="dxa"/>
          </w:tcPr>
          <w:p w14:paraId="696498B0" w14:textId="77777777" w:rsidR="00432FE6" w:rsidRDefault="00432FE6" w:rsidP="005202B5">
            <w:pPr>
              <w:spacing w:after="120"/>
              <w:rPr>
                <w:rFonts w:ascii="Verdana" w:hAnsi="Verdana"/>
                <w:sz w:val="18"/>
                <w:szCs w:val="18"/>
              </w:rPr>
            </w:pPr>
            <w:r>
              <w:rPr>
                <w:rFonts w:ascii="Verdana" w:hAnsi="Verdana"/>
                <w:sz w:val="18"/>
                <w:szCs w:val="18"/>
              </w:rPr>
              <w:t>Fire prevention and protection</w:t>
            </w:r>
          </w:p>
          <w:p w14:paraId="3BED7919" w14:textId="77777777" w:rsidR="00432FE6" w:rsidRDefault="00432FE6"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204B7DE3" w14:textId="026FCAA3" w:rsidR="00432FE6" w:rsidRDefault="00432FE6" w:rsidP="005202B5">
            <w:pPr>
              <w:spacing w:after="120"/>
              <w:rPr>
                <w:rFonts w:ascii="Verdana" w:hAnsi="Verdana"/>
                <w:sz w:val="18"/>
                <w:szCs w:val="18"/>
              </w:rPr>
            </w:pPr>
            <w:r>
              <w:rPr>
                <w:rFonts w:ascii="Verdana" w:hAnsi="Verdana"/>
                <w:sz w:val="18"/>
                <w:szCs w:val="18"/>
              </w:rPr>
              <w:t>Fire</w:t>
            </w:r>
          </w:p>
          <w:p w14:paraId="0B294416" w14:textId="77777777" w:rsidR="00432FE6" w:rsidRDefault="00432FE6" w:rsidP="005202B5">
            <w:pPr>
              <w:spacing w:after="120"/>
              <w:rPr>
                <w:rFonts w:ascii="Verdana" w:hAnsi="Verdana"/>
                <w:sz w:val="18"/>
                <w:szCs w:val="18"/>
              </w:rPr>
            </w:pPr>
          </w:p>
          <w:p w14:paraId="4925B292" w14:textId="77777777" w:rsidR="00432FE6" w:rsidRDefault="00432FE6" w:rsidP="005202B5">
            <w:pPr>
              <w:spacing w:after="120"/>
              <w:rPr>
                <w:rFonts w:ascii="Verdana" w:hAnsi="Verdana"/>
                <w:sz w:val="18"/>
                <w:szCs w:val="18"/>
              </w:rPr>
            </w:pPr>
            <w:r>
              <w:rPr>
                <w:rFonts w:ascii="Verdana" w:hAnsi="Verdana"/>
                <w:sz w:val="18"/>
                <w:szCs w:val="18"/>
              </w:rPr>
              <w:t>Smoke</w:t>
            </w:r>
          </w:p>
          <w:p w14:paraId="464055D1" w14:textId="77777777" w:rsidR="00432FE6" w:rsidRDefault="00432FE6" w:rsidP="005202B5">
            <w:pPr>
              <w:spacing w:after="120"/>
              <w:rPr>
                <w:rFonts w:ascii="Verdana" w:hAnsi="Verdana"/>
                <w:sz w:val="18"/>
                <w:szCs w:val="18"/>
              </w:rPr>
            </w:pPr>
          </w:p>
          <w:p w14:paraId="2D291768" w14:textId="77777777" w:rsidR="00432FE6" w:rsidRDefault="00432FE6" w:rsidP="005202B5">
            <w:pPr>
              <w:spacing w:after="120"/>
              <w:rPr>
                <w:rFonts w:ascii="Verdana" w:hAnsi="Verdana"/>
                <w:sz w:val="18"/>
                <w:szCs w:val="18"/>
              </w:rPr>
            </w:pPr>
          </w:p>
        </w:tc>
        <w:tc>
          <w:tcPr>
            <w:tcW w:w="2016" w:type="dxa"/>
          </w:tcPr>
          <w:p w14:paraId="1C73BA83" w14:textId="77777777" w:rsidR="00432FE6" w:rsidRDefault="00432FE6" w:rsidP="005202B5">
            <w:pPr>
              <w:spacing w:after="120"/>
              <w:rPr>
                <w:rFonts w:ascii="Verdana" w:hAnsi="Verdana"/>
                <w:sz w:val="18"/>
                <w:szCs w:val="18"/>
              </w:rPr>
            </w:pPr>
            <w:r>
              <w:rPr>
                <w:rFonts w:ascii="Verdana" w:hAnsi="Verdana"/>
                <w:sz w:val="18"/>
                <w:szCs w:val="18"/>
              </w:rPr>
              <w:t>Staff and students, visitors.</w:t>
            </w:r>
          </w:p>
          <w:p w14:paraId="1EC7033E" w14:textId="77777777" w:rsidR="00432FE6" w:rsidRPr="00F648A7" w:rsidRDefault="00432FE6" w:rsidP="005202B5">
            <w:pPr>
              <w:spacing w:after="120"/>
              <w:rPr>
                <w:rFonts w:ascii="Verdana" w:hAnsi="Verdana"/>
                <w:sz w:val="18"/>
                <w:szCs w:val="18"/>
              </w:rPr>
            </w:pPr>
          </w:p>
          <w:p w14:paraId="53D41838" w14:textId="77777777" w:rsidR="00432FE6" w:rsidRDefault="00432FE6" w:rsidP="005202B5">
            <w:pPr>
              <w:spacing w:after="120"/>
              <w:rPr>
                <w:rFonts w:ascii="Verdana" w:hAnsi="Verdana"/>
                <w:sz w:val="18"/>
                <w:szCs w:val="18"/>
              </w:rPr>
            </w:pPr>
            <w:r>
              <w:rPr>
                <w:rFonts w:ascii="Verdana" w:hAnsi="Verdana"/>
                <w:sz w:val="18"/>
                <w:szCs w:val="18"/>
              </w:rPr>
              <w:t xml:space="preserve">If present within the building during fire </w:t>
            </w:r>
          </w:p>
          <w:p w14:paraId="0AB20D1D" w14:textId="77777777" w:rsidR="00432FE6" w:rsidRDefault="00432FE6" w:rsidP="005202B5">
            <w:pPr>
              <w:spacing w:after="120"/>
              <w:rPr>
                <w:rFonts w:ascii="Verdana" w:hAnsi="Verdana"/>
                <w:sz w:val="18"/>
                <w:szCs w:val="18"/>
              </w:rPr>
            </w:pPr>
            <w:r>
              <w:rPr>
                <w:rFonts w:ascii="Verdana" w:hAnsi="Verdana"/>
                <w:sz w:val="18"/>
                <w:szCs w:val="18"/>
              </w:rPr>
              <w:t>Death</w:t>
            </w:r>
          </w:p>
          <w:p w14:paraId="6BADD32C" w14:textId="77777777" w:rsidR="00432FE6" w:rsidRDefault="00432FE6" w:rsidP="005202B5">
            <w:pPr>
              <w:spacing w:after="120"/>
              <w:rPr>
                <w:rFonts w:ascii="Verdana" w:hAnsi="Verdana"/>
                <w:sz w:val="18"/>
                <w:szCs w:val="18"/>
              </w:rPr>
            </w:pPr>
          </w:p>
          <w:p w14:paraId="068B1D53" w14:textId="77777777" w:rsidR="00432FE6" w:rsidRDefault="00432FE6" w:rsidP="005202B5">
            <w:pPr>
              <w:spacing w:after="120"/>
              <w:rPr>
                <w:rFonts w:ascii="Verdana" w:hAnsi="Verdana"/>
                <w:sz w:val="18"/>
                <w:szCs w:val="18"/>
              </w:rPr>
            </w:pPr>
            <w:r>
              <w:rPr>
                <w:rFonts w:ascii="Verdana" w:hAnsi="Verdana"/>
                <w:sz w:val="18"/>
                <w:szCs w:val="18"/>
              </w:rPr>
              <w:t xml:space="preserve">Burns </w:t>
            </w:r>
          </w:p>
          <w:p w14:paraId="21F0A0A4" w14:textId="77777777" w:rsidR="00432FE6" w:rsidRDefault="00432FE6" w:rsidP="005202B5">
            <w:pPr>
              <w:spacing w:after="120"/>
              <w:rPr>
                <w:rFonts w:ascii="Verdana" w:hAnsi="Verdana"/>
                <w:sz w:val="18"/>
                <w:szCs w:val="18"/>
              </w:rPr>
            </w:pPr>
          </w:p>
          <w:p w14:paraId="274F82DB" w14:textId="77777777" w:rsidR="00432FE6" w:rsidRDefault="00432FE6" w:rsidP="005202B5">
            <w:pPr>
              <w:spacing w:after="120"/>
              <w:rPr>
                <w:rFonts w:ascii="Verdana" w:hAnsi="Verdana"/>
                <w:sz w:val="18"/>
                <w:szCs w:val="18"/>
              </w:rPr>
            </w:pPr>
            <w:r>
              <w:rPr>
                <w:rFonts w:ascii="Verdana" w:hAnsi="Verdana"/>
                <w:sz w:val="18"/>
                <w:szCs w:val="18"/>
              </w:rPr>
              <w:t>Smoke inhalation</w:t>
            </w:r>
          </w:p>
        </w:tc>
        <w:tc>
          <w:tcPr>
            <w:tcW w:w="8640" w:type="dxa"/>
          </w:tcPr>
          <w:p w14:paraId="305BC5C7" w14:textId="45ABAEE9" w:rsidR="004E4EB6" w:rsidRPr="00263DCC" w:rsidRDefault="00432FE6" w:rsidP="00B541DF">
            <w:pPr>
              <w:pStyle w:val="ListParagraph"/>
              <w:numPr>
                <w:ilvl w:val="0"/>
                <w:numId w:val="13"/>
              </w:numPr>
              <w:spacing w:after="120"/>
              <w:rPr>
                <w:rFonts w:ascii="Verdana" w:hAnsi="Verdana"/>
                <w:sz w:val="18"/>
                <w:szCs w:val="18"/>
              </w:rPr>
            </w:pPr>
            <w:r w:rsidRPr="00263DCC">
              <w:rPr>
                <w:rFonts w:ascii="Verdana" w:hAnsi="Verdana"/>
                <w:sz w:val="18"/>
                <w:szCs w:val="18"/>
              </w:rPr>
              <w:t xml:space="preserve">Induction arrangements cover security and fire awareness and include how to locate and use a fire door to exit the building and the location of the fire assembly </w:t>
            </w:r>
            <w:r w:rsidR="4577408F" w:rsidRPr="00263DCC">
              <w:rPr>
                <w:rFonts w:ascii="Verdana" w:hAnsi="Verdana"/>
                <w:sz w:val="18"/>
                <w:szCs w:val="18"/>
              </w:rPr>
              <w:t>point</w:t>
            </w:r>
            <w:r w:rsidR="2D320F45" w:rsidRPr="00263DCC">
              <w:rPr>
                <w:rFonts w:ascii="Verdana" w:hAnsi="Verdana"/>
                <w:sz w:val="18"/>
                <w:szCs w:val="18"/>
              </w:rPr>
              <w:t>(</w:t>
            </w:r>
            <w:r w:rsidR="4577408F" w:rsidRPr="00263DCC">
              <w:rPr>
                <w:rFonts w:ascii="Verdana" w:hAnsi="Verdana"/>
                <w:sz w:val="18"/>
                <w:szCs w:val="18"/>
              </w:rPr>
              <w:t>s</w:t>
            </w:r>
            <w:r w:rsidR="78B5050D" w:rsidRPr="00263DCC">
              <w:rPr>
                <w:rFonts w:ascii="Verdana" w:hAnsi="Verdana"/>
                <w:sz w:val="18"/>
                <w:szCs w:val="18"/>
              </w:rPr>
              <w:t>)</w:t>
            </w:r>
            <w:r w:rsidR="4577408F" w:rsidRPr="00263DCC">
              <w:rPr>
                <w:rFonts w:ascii="Verdana" w:hAnsi="Verdana"/>
                <w:sz w:val="18"/>
                <w:szCs w:val="18"/>
              </w:rPr>
              <w:t>.</w:t>
            </w:r>
          </w:p>
          <w:p w14:paraId="4BBF424D" w14:textId="096805AF" w:rsidR="00432FE6" w:rsidRPr="00263DCC" w:rsidRDefault="00432FE6" w:rsidP="00B541DF">
            <w:pPr>
              <w:pStyle w:val="ListParagraph"/>
              <w:numPr>
                <w:ilvl w:val="0"/>
                <w:numId w:val="13"/>
              </w:numPr>
              <w:spacing w:after="120"/>
              <w:rPr>
                <w:rFonts w:ascii="Verdana" w:hAnsi="Verdana"/>
                <w:sz w:val="18"/>
                <w:szCs w:val="18"/>
              </w:rPr>
            </w:pPr>
            <w:r w:rsidRPr="00263DCC">
              <w:rPr>
                <w:rFonts w:ascii="Verdana" w:hAnsi="Verdana"/>
                <w:sz w:val="18"/>
                <w:szCs w:val="18"/>
              </w:rPr>
              <w:t xml:space="preserve">All </w:t>
            </w:r>
            <w:r w:rsidR="389F532A" w:rsidRPr="00263DCC">
              <w:rPr>
                <w:rFonts w:ascii="Verdana" w:hAnsi="Verdana"/>
                <w:sz w:val="18"/>
                <w:szCs w:val="18"/>
              </w:rPr>
              <w:t xml:space="preserve">new </w:t>
            </w:r>
            <w:r w:rsidRPr="00263DCC">
              <w:rPr>
                <w:rFonts w:ascii="Verdana" w:hAnsi="Verdana"/>
                <w:sz w:val="18"/>
                <w:szCs w:val="18"/>
              </w:rPr>
              <w:t>staff complete fire awareness e</w:t>
            </w:r>
            <w:r w:rsidR="00A52C11" w:rsidRPr="00263DCC">
              <w:rPr>
                <w:rFonts w:ascii="Verdana" w:hAnsi="Verdana"/>
                <w:sz w:val="18"/>
                <w:szCs w:val="18"/>
              </w:rPr>
              <w:t>-</w:t>
            </w:r>
            <w:r w:rsidRPr="00263DCC">
              <w:rPr>
                <w:rFonts w:ascii="Verdana" w:hAnsi="Verdana"/>
                <w:sz w:val="18"/>
                <w:szCs w:val="18"/>
              </w:rPr>
              <w:t>training.</w:t>
            </w:r>
          </w:p>
          <w:p w14:paraId="5F29C27F" w14:textId="77777777" w:rsidR="00263DCC" w:rsidRDefault="004E4EB6" w:rsidP="00B541DF">
            <w:pPr>
              <w:pStyle w:val="ListParagraph"/>
              <w:numPr>
                <w:ilvl w:val="0"/>
                <w:numId w:val="13"/>
              </w:numPr>
              <w:spacing w:after="120"/>
              <w:rPr>
                <w:rFonts w:ascii="Verdana" w:hAnsi="Verdana"/>
                <w:sz w:val="18"/>
                <w:szCs w:val="18"/>
              </w:rPr>
            </w:pPr>
            <w:r w:rsidRPr="11130812">
              <w:rPr>
                <w:rFonts w:ascii="Verdana" w:hAnsi="Verdana"/>
                <w:sz w:val="18"/>
                <w:szCs w:val="18"/>
              </w:rPr>
              <w:t>F</w:t>
            </w:r>
            <w:r w:rsidR="00432FE6" w:rsidRPr="11130812">
              <w:rPr>
                <w:rFonts w:ascii="Verdana" w:hAnsi="Verdana"/>
                <w:sz w:val="18"/>
                <w:szCs w:val="18"/>
              </w:rPr>
              <w:t xml:space="preserve">ire </w:t>
            </w:r>
            <w:r w:rsidR="44068B52" w:rsidRPr="11130812">
              <w:rPr>
                <w:rFonts w:ascii="Verdana" w:hAnsi="Verdana"/>
                <w:sz w:val="18"/>
                <w:szCs w:val="18"/>
              </w:rPr>
              <w:t>alarm</w:t>
            </w:r>
            <w:r w:rsidR="381E9C68" w:rsidRPr="11130812">
              <w:rPr>
                <w:rFonts w:ascii="Verdana" w:hAnsi="Verdana"/>
                <w:sz w:val="18"/>
                <w:szCs w:val="18"/>
              </w:rPr>
              <w:t xml:space="preserve"> system</w:t>
            </w:r>
            <w:r w:rsidR="00432FE6" w:rsidRPr="11130812">
              <w:rPr>
                <w:rFonts w:ascii="Verdana" w:hAnsi="Verdana"/>
                <w:sz w:val="18"/>
                <w:szCs w:val="18"/>
              </w:rPr>
              <w:t xml:space="preserve"> are in place and tested weekly on day at time to enable users to identify the sound </w:t>
            </w:r>
            <w:r w:rsidR="24F55811" w:rsidRPr="11130812">
              <w:rPr>
                <w:rFonts w:ascii="Verdana" w:hAnsi="Verdana"/>
                <w:sz w:val="18"/>
                <w:szCs w:val="18"/>
              </w:rPr>
              <w:t>of</w:t>
            </w:r>
            <w:r w:rsidR="00432FE6" w:rsidRPr="11130812">
              <w:rPr>
                <w:rFonts w:ascii="Verdana" w:hAnsi="Verdana"/>
                <w:sz w:val="18"/>
                <w:szCs w:val="18"/>
              </w:rPr>
              <w:t xml:space="preserve"> the </w:t>
            </w:r>
            <w:r w:rsidR="24F55811" w:rsidRPr="11130812">
              <w:rPr>
                <w:rFonts w:ascii="Verdana" w:hAnsi="Verdana"/>
                <w:sz w:val="18"/>
                <w:szCs w:val="18"/>
              </w:rPr>
              <w:t>alarm</w:t>
            </w:r>
          </w:p>
          <w:p w14:paraId="7649C0B7" w14:textId="2688BE23" w:rsidR="48513EA6" w:rsidRDefault="48513EA6" w:rsidP="11130812">
            <w:pPr>
              <w:pStyle w:val="ListParagraph"/>
              <w:numPr>
                <w:ilvl w:val="1"/>
                <w:numId w:val="13"/>
              </w:numPr>
              <w:spacing w:after="120"/>
              <w:rPr>
                <w:rFonts w:ascii="Verdana" w:eastAsia="Verdana" w:hAnsi="Verdana" w:cs="Verdana"/>
                <w:sz w:val="18"/>
                <w:szCs w:val="18"/>
              </w:rPr>
            </w:pPr>
            <w:r w:rsidRPr="11130812">
              <w:rPr>
                <w:rFonts w:ascii="Verdana" w:eastAsia="Verdana" w:hAnsi="Verdana" w:cs="Verdana"/>
                <w:sz w:val="18"/>
                <w:szCs w:val="18"/>
              </w:rPr>
              <w:t>09:30 – Oddfellows Hall</w:t>
            </w:r>
          </w:p>
          <w:p w14:paraId="636C63DC" w14:textId="5E2B420A" w:rsidR="48513EA6" w:rsidRDefault="48513EA6" w:rsidP="11130812">
            <w:pPr>
              <w:pStyle w:val="ListParagraph"/>
              <w:numPr>
                <w:ilvl w:val="1"/>
                <w:numId w:val="13"/>
              </w:numPr>
              <w:rPr>
                <w:rFonts w:ascii="Verdana" w:eastAsia="Verdana" w:hAnsi="Verdana" w:cs="Verdana"/>
                <w:sz w:val="18"/>
                <w:szCs w:val="18"/>
              </w:rPr>
            </w:pPr>
            <w:r w:rsidRPr="11130812">
              <w:rPr>
                <w:rFonts w:ascii="Verdana" w:eastAsia="Verdana" w:hAnsi="Verdana" w:cs="Verdana"/>
                <w:sz w:val="18"/>
                <w:szCs w:val="18"/>
              </w:rPr>
              <w:t>09:45 – Engineering Building A</w:t>
            </w:r>
          </w:p>
          <w:p w14:paraId="0FDA4EE4" w14:textId="14D1D8EA" w:rsidR="48513EA6" w:rsidRDefault="48513EA6" w:rsidP="11130812">
            <w:pPr>
              <w:pStyle w:val="ListParagraph"/>
              <w:numPr>
                <w:ilvl w:val="1"/>
                <w:numId w:val="13"/>
              </w:numPr>
              <w:rPr>
                <w:rFonts w:ascii="Verdana" w:eastAsia="Verdana" w:hAnsi="Verdana" w:cs="Verdana"/>
                <w:sz w:val="18"/>
                <w:szCs w:val="18"/>
              </w:rPr>
            </w:pPr>
            <w:r w:rsidRPr="11130812">
              <w:rPr>
                <w:rFonts w:ascii="Verdana" w:eastAsia="Verdana" w:hAnsi="Verdana" w:cs="Verdana"/>
                <w:sz w:val="18"/>
                <w:szCs w:val="18"/>
              </w:rPr>
              <w:t>10:00 – Engineering Building B</w:t>
            </w:r>
          </w:p>
          <w:p w14:paraId="62E5F379" w14:textId="3CDBAA7F" w:rsidR="48513EA6" w:rsidRDefault="48513EA6" w:rsidP="11130812">
            <w:pPr>
              <w:pStyle w:val="ListParagraph"/>
              <w:numPr>
                <w:ilvl w:val="1"/>
                <w:numId w:val="13"/>
              </w:numPr>
              <w:rPr>
                <w:rFonts w:ascii="Verdana" w:eastAsia="Verdana" w:hAnsi="Verdana" w:cs="Verdana"/>
                <w:sz w:val="18"/>
                <w:szCs w:val="18"/>
              </w:rPr>
            </w:pPr>
            <w:r w:rsidRPr="11130812">
              <w:rPr>
                <w:rFonts w:ascii="Verdana" w:eastAsia="Verdana" w:hAnsi="Verdana" w:cs="Verdana"/>
                <w:sz w:val="18"/>
                <w:szCs w:val="18"/>
              </w:rPr>
              <w:t>10:15 – York Street Building</w:t>
            </w:r>
          </w:p>
          <w:p w14:paraId="136C6EE2" w14:textId="6F5F9416" w:rsidR="48513EA6" w:rsidRDefault="48513EA6" w:rsidP="11130812">
            <w:pPr>
              <w:pStyle w:val="ListParagraph"/>
              <w:numPr>
                <w:ilvl w:val="1"/>
                <w:numId w:val="13"/>
              </w:numPr>
              <w:rPr>
                <w:rFonts w:ascii="Verdana" w:eastAsia="Verdana" w:hAnsi="Verdana" w:cs="Verdana"/>
                <w:sz w:val="18"/>
                <w:szCs w:val="18"/>
              </w:rPr>
            </w:pPr>
            <w:r w:rsidRPr="11130812">
              <w:rPr>
                <w:rFonts w:ascii="Verdana" w:eastAsia="Verdana" w:hAnsi="Verdana" w:cs="Verdana"/>
                <w:sz w:val="18"/>
                <w:szCs w:val="18"/>
              </w:rPr>
              <w:t>10:30 – North Basement</w:t>
            </w:r>
          </w:p>
          <w:p w14:paraId="268DEC4D" w14:textId="46D93C26" w:rsidR="48513EA6" w:rsidRDefault="48513EA6" w:rsidP="11130812">
            <w:pPr>
              <w:pStyle w:val="ListParagraph"/>
              <w:numPr>
                <w:ilvl w:val="1"/>
                <w:numId w:val="13"/>
              </w:numPr>
              <w:rPr>
                <w:rFonts w:ascii="Verdana" w:eastAsia="Verdana" w:hAnsi="Verdana" w:cs="Verdana"/>
                <w:sz w:val="18"/>
                <w:szCs w:val="18"/>
              </w:rPr>
            </w:pPr>
            <w:r w:rsidRPr="11130812">
              <w:rPr>
                <w:rFonts w:ascii="Verdana" w:eastAsia="Verdana" w:hAnsi="Verdana" w:cs="Verdana"/>
                <w:sz w:val="18"/>
                <w:szCs w:val="18"/>
              </w:rPr>
              <w:t>10:45 – South Basement</w:t>
            </w:r>
          </w:p>
          <w:p w14:paraId="52097760" w14:textId="4F74B3E6" w:rsidR="48513EA6" w:rsidRDefault="48513EA6" w:rsidP="11130812">
            <w:pPr>
              <w:pStyle w:val="ListParagraph"/>
              <w:numPr>
                <w:ilvl w:val="1"/>
                <w:numId w:val="13"/>
              </w:numPr>
              <w:rPr>
                <w:rFonts w:ascii="Verdana" w:eastAsia="Verdana" w:hAnsi="Verdana" w:cs="Verdana"/>
                <w:sz w:val="18"/>
                <w:szCs w:val="18"/>
              </w:rPr>
            </w:pPr>
            <w:r w:rsidRPr="11130812">
              <w:rPr>
                <w:rFonts w:ascii="Verdana" w:eastAsia="Verdana" w:hAnsi="Verdana" w:cs="Verdana"/>
                <w:sz w:val="18"/>
                <w:szCs w:val="18"/>
              </w:rPr>
              <w:t>11:00 – Active Travel Hub</w:t>
            </w:r>
          </w:p>
          <w:p w14:paraId="10A63419" w14:textId="3C94B027" w:rsidR="00A40A6C" w:rsidRDefault="00432FE6" w:rsidP="00B541DF">
            <w:pPr>
              <w:pStyle w:val="ListParagraph"/>
              <w:numPr>
                <w:ilvl w:val="0"/>
                <w:numId w:val="13"/>
              </w:numPr>
              <w:spacing w:after="120"/>
              <w:rPr>
                <w:rFonts w:ascii="Verdana" w:hAnsi="Verdana"/>
                <w:sz w:val="18"/>
                <w:szCs w:val="18"/>
              </w:rPr>
            </w:pPr>
            <w:r w:rsidRPr="00A40A6C">
              <w:rPr>
                <w:rFonts w:ascii="Verdana" w:hAnsi="Verdana"/>
                <w:sz w:val="18"/>
                <w:szCs w:val="18"/>
              </w:rPr>
              <w:t xml:space="preserve">Fire evacuation practices </w:t>
            </w:r>
            <w:r w:rsidR="0051663A">
              <w:rPr>
                <w:rFonts w:ascii="Verdana" w:hAnsi="Verdana"/>
                <w:sz w:val="18"/>
                <w:szCs w:val="18"/>
              </w:rPr>
              <w:t>a</w:t>
            </w:r>
            <w:r w:rsidRPr="00A40A6C">
              <w:rPr>
                <w:rFonts w:ascii="Verdana" w:hAnsi="Verdana"/>
                <w:sz w:val="18"/>
                <w:szCs w:val="18"/>
              </w:rPr>
              <w:t xml:space="preserve">re carried out </w:t>
            </w:r>
            <w:r w:rsidR="0051663A">
              <w:rPr>
                <w:rFonts w:ascii="Verdana" w:hAnsi="Verdana"/>
                <w:sz w:val="18"/>
                <w:szCs w:val="18"/>
              </w:rPr>
              <w:t>annually</w:t>
            </w:r>
            <w:r w:rsidRPr="00A40A6C">
              <w:rPr>
                <w:rFonts w:ascii="Verdana" w:hAnsi="Verdana"/>
                <w:sz w:val="18"/>
                <w:szCs w:val="18"/>
              </w:rPr>
              <w:t xml:space="preserve"> </w:t>
            </w:r>
          </w:p>
          <w:p w14:paraId="05BBBA15" w14:textId="77777777" w:rsidR="00A40A6C" w:rsidRDefault="00432FE6" w:rsidP="00B541DF">
            <w:pPr>
              <w:pStyle w:val="ListParagraph"/>
              <w:numPr>
                <w:ilvl w:val="0"/>
                <w:numId w:val="13"/>
              </w:numPr>
              <w:spacing w:after="120"/>
              <w:rPr>
                <w:rFonts w:ascii="Verdana" w:hAnsi="Verdana"/>
                <w:sz w:val="18"/>
                <w:szCs w:val="18"/>
              </w:rPr>
            </w:pPr>
            <w:r w:rsidRPr="00A40A6C">
              <w:rPr>
                <w:rFonts w:ascii="Verdana" w:hAnsi="Verdana"/>
                <w:sz w:val="18"/>
                <w:szCs w:val="18"/>
              </w:rPr>
              <w:t xml:space="preserve">Induction covers the importance of maintaining clear fire exit routes and keeping the doors closed unless essential. Induction also covers the need for high </w:t>
            </w:r>
            <w:r w:rsidR="3E0496B0" w:rsidRPr="00A40A6C">
              <w:rPr>
                <w:rFonts w:ascii="Verdana" w:hAnsi="Verdana"/>
                <w:sz w:val="18"/>
                <w:szCs w:val="18"/>
              </w:rPr>
              <w:t xml:space="preserve">general </w:t>
            </w:r>
            <w:r w:rsidRPr="00A40A6C">
              <w:rPr>
                <w:rFonts w:ascii="Verdana" w:hAnsi="Verdana"/>
                <w:sz w:val="18"/>
                <w:szCs w:val="18"/>
              </w:rPr>
              <w:t xml:space="preserve">housekeeping standards. </w:t>
            </w:r>
          </w:p>
          <w:p w14:paraId="75AD585E" w14:textId="77777777" w:rsidR="00A40A6C" w:rsidRDefault="00432FE6" w:rsidP="00B541DF">
            <w:pPr>
              <w:pStyle w:val="ListParagraph"/>
              <w:numPr>
                <w:ilvl w:val="0"/>
                <w:numId w:val="13"/>
              </w:numPr>
              <w:spacing w:after="120"/>
              <w:rPr>
                <w:rFonts w:ascii="Verdana" w:hAnsi="Verdana"/>
                <w:sz w:val="18"/>
                <w:szCs w:val="18"/>
              </w:rPr>
            </w:pPr>
            <w:r w:rsidRPr="00A40A6C">
              <w:rPr>
                <w:rFonts w:ascii="Verdana" w:hAnsi="Verdana"/>
                <w:sz w:val="18"/>
                <w:szCs w:val="18"/>
              </w:rPr>
              <w:t>Monthly self-inspections must highlight any fire risks.</w:t>
            </w:r>
          </w:p>
          <w:p w14:paraId="43FB3B90" w14:textId="77777777" w:rsidR="00A40A6C" w:rsidRPr="00A40A6C" w:rsidRDefault="43D738E1" w:rsidP="00B541DF">
            <w:pPr>
              <w:pStyle w:val="ListParagraph"/>
              <w:numPr>
                <w:ilvl w:val="0"/>
                <w:numId w:val="13"/>
              </w:numPr>
              <w:spacing w:after="120"/>
              <w:rPr>
                <w:rFonts w:ascii="Verdana" w:hAnsi="Verdana"/>
                <w:sz w:val="18"/>
                <w:szCs w:val="18"/>
              </w:rPr>
            </w:pPr>
            <w:r w:rsidRPr="00A40A6C">
              <w:rPr>
                <w:rFonts w:ascii="Verdana" w:eastAsia="Verdana" w:hAnsi="Verdana" w:cs="Verdana"/>
                <w:sz w:val="18"/>
                <w:szCs w:val="18"/>
              </w:rPr>
              <w:t>R</w:t>
            </w:r>
            <w:r w:rsidR="40E8F2A7" w:rsidRPr="00A40A6C">
              <w:rPr>
                <w:rFonts w:ascii="Verdana" w:eastAsia="Verdana" w:hAnsi="Verdana" w:cs="Verdana"/>
                <w:sz w:val="18"/>
                <w:szCs w:val="18"/>
              </w:rPr>
              <w:t>eady</w:t>
            </w:r>
            <w:r w:rsidR="00620DE8" w:rsidRPr="00A40A6C">
              <w:rPr>
                <w:rFonts w:ascii="Verdana" w:eastAsia="Verdana" w:hAnsi="Verdana" w:cs="Verdana"/>
                <w:sz w:val="18"/>
                <w:szCs w:val="18"/>
              </w:rPr>
              <w:t xml:space="preserve"> access to fire extinguishers </w:t>
            </w:r>
            <w:r w:rsidR="404FF60F" w:rsidRPr="00A40A6C">
              <w:rPr>
                <w:rFonts w:ascii="Verdana" w:eastAsia="Verdana" w:hAnsi="Verdana" w:cs="Verdana"/>
                <w:sz w:val="18"/>
                <w:szCs w:val="18"/>
              </w:rPr>
              <w:t xml:space="preserve">is </w:t>
            </w:r>
            <w:r w:rsidR="00620DE8" w:rsidRPr="00A40A6C">
              <w:rPr>
                <w:rFonts w:ascii="Verdana" w:eastAsia="Verdana" w:hAnsi="Verdana" w:cs="Verdana"/>
                <w:sz w:val="18"/>
                <w:szCs w:val="18"/>
              </w:rPr>
              <w:t>available for use by trained users.</w:t>
            </w:r>
          </w:p>
          <w:p w14:paraId="7F2FCD0E" w14:textId="77777777" w:rsidR="00A40A6C" w:rsidRDefault="00620DE8" w:rsidP="00B541DF">
            <w:pPr>
              <w:pStyle w:val="ListParagraph"/>
              <w:numPr>
                <w:ilvl w:val="0"/>
                <w:numId w:val="13"/>
              </w:numPr>
              <w:spacing w:after="120"/>
              <w:rPr>
                <w:rFonts w:ascii="Verdana" w:hAnsi="Verdana"/>
                <w:sz w:val="18"/>
                <w:szCs w:val="18"/>
              </w:rPr>
            </w:pPr>
            <w:r w:rsidRPr="00A40A6C">
              <w:rPr>
                <w:rFonts w:ascii="Verdana" w:hAnsi="Verdana"/>
                <w:sz w:val="18"/>
                <w:szCs w:val="18"/>
              </w:rPr>
              <w:t>Staff ‘hosts’ responsible for safety and, if required, evacuation of visitors.</w:t>
            </w:r>
          </w:p>
          <w:p w14:paraId="72950617" w14:textId="77777777" w:rsidR="00A40A6C" w:rsidRDefault="00A40A6C" w:rsidP="00B541DF">
            <w:pPr>
              <w:pStyle w:val="ListParagraph"/>
              <w:numPr>
                <w:ilvl w:val="0"/>
                <w:numId w:val="13"/>
              </w:numPr>
              <w:spacing w:after="120"/>
              <w:rPr>
                <w:rFonts w:ascii="Verdana" w:hAnsi="Verdana"/>
                <w:sz w:val="18"/>
                <w:szCs w:val="18"/>
              </w:rPr>
            </w:pPr>
            <w:r>
              <w:rPr>
                <w:rFonts w:ascii="Verdana" w:hAnsi="Verdana"/>
                <w:sz w:val="18"/>
                <w:szCs w:val="18"/>
              </w:rPr>
              <w:t>E</w:t>
            </w:r>
            <w:r w:rsidR="00432FE6" w:rsidRPr="00A40A6C">
              <w:rPr>
                <w:rFonts w:ascii="Verdana" w:hAnsi="Verdana"/>
                <w:sz w:val="18"/>
                <w:szCs w:val="18"/>
              </w:rPr>
              <w:t>vacuation marshals attend suitable training and assist where possible during evacuations during normal working hours.</w:t>
            </w:r>
          </w:p>
          <w:p w14:paraId="2BB14650" w14:textId="77777777" w:rsidR="00A40A6C" w:rsidRDefault="00432FE6" w:rsidP="00B541DF">
            <w:pPr>
              <w:pStyle w:val="ListParagraph"/>
              <w:numPr>
                <w:ilvl w:val="0"/>
                <w:numId w:val="13"/>
              </w:numPr>
              <w:spacing w:after="120"/>
              <w:rPr>
                <w:rFonts w:ascii="Verdana" w:hAnsi="Verdana"/>
                <w:sz w:val="18"/>
                <w:szCs w:val="18"/>
              </w:rPr>
            </w:pPr>
            <w:r w:rsidRPr="00A40A6C">
              <w:rPr>
                <w:rFonts w:ascii="Verdana" w:hAnsi="Verdana"/>
                <w:sz w:val="18"/>
                <w:szCs w:val="18"/>
              </w:rPr>
              <w:t xml:space="preserve">Requests to work out of hours include emergency action in case of fire and use of fire routes and doors. </w:t>
            </w:r>
          </w:p>
          <w:p w14:paraId="56039B17" w14:textId="7FE5BDDA" w:rsidR="00432FE6" w:rsidRPr="00A40A6C" w:rsidRDefault="00432FE6" w:rsidP="00B541DF">
            <w:pPr>
              <w:pStyle w:val="ListParagraph"/>
              <w:numPr>
                <w:ilvl w:val="0"/>
                <w:numId w:val="13"/>
              </w:numPr>
              <w:spacing w:after="120"/>
              <w:rPr>
                <w:rFonts w:ascii="Verdana" w:hAnsi="Verdana"/>
                <w:sz w:val="18"/>
                <w:szCs w:val="18"/>
              </w:rPr>
            </w:pPr>
            <w:r w:rsidRPr="00A40A6C">
              <w:rPr>
                <w:rFonts w:ascii="Verdana" w:hAnsi="Verdana"/>
                <w:sz w:val="18"/>
                <w:szCs w:val="18"/>
              </w:rPr>
              <w:t xml:space="preserve">The section on chemical storage must also be considered </w:t>
            </w:r>
            <w:r w:rsidR="632E8BAD" w:rsidRPr="00A40A6C">
              <w:rPr>
                <w:rFonts w:ascii="Verdana" w:hAnsi="Verdana"/>
                <w:sz w:val="18"/>
                <w:szCs w:val="18"/>
              </w:rPr>
              <w:t>in a DSEAR assessment</w:t>
            </w:r>
            <w:r w:rsidRPr="00A40A6C">
              <w:rPr>
                <w:rFonts w:ascii="Verdana" w:hAnsi="Verdana"/>
                <w:sz w:val="18"/>
                <w:szCs w:val="18"/>
              </w:rPr>
              <w:t>.</w:t>
            </w:r>
          </w:p>
        </w:tc>
        <w:tc>
          <w:tcPr>
            <w:tcW w:w="915" w:type="dxa"/>
          </w:tcPr>
          <w:p w14:paraId="3565BDFD" w14:textId="17D94855" w:rsidR="00432FE6" w:rsidRDefault="614093DB" w:rsidP="00432FE6">
            <w:pPr>
              <w:rPr>
                <w:rFonts w:ascii="Verdana" w:hAnsi="Verdana"/>
                <w:sz w:val="18"/>
                <w:szCs w:val="18"/>
              </w:rPr>
            </w:pPr>
            <w:r w:rsidRPr="7B2D3064">
              <w:rPr>
                <w:rFonts w:ascii="Verdana" w:hAnsi="Verdana"/>
                <w:sz w:val="18"/>
                <w:szCs w:val="18"/>
              </w:rPr>
              <w:t>LOW</w:t>
            </w:r>
          </w:p>
        </w:tc>
        <w:tc>
          <w:tcPr>
            <w:tcW w:w="910" w:type="dxa"/>
          </w:tcPr>
          <w:p w14:paraId="1041E715" w14:textId="77777777" w:rsidR="00432FE6" w:rsidRDefault="00432FE6" w:rsidP="00432FE6">
            <w:pPr>
              <w:jc w:val="center"/>
              <w:rPr>
                <w:rFonts w:ascii="Verdana" w:hAnsi="Verdana"/>
                <w:sz w:val="18"/>
                <w:szCs w:val="18"/>
              </w:rPr>
            </w:pPr>
            <w:r w:rsidRPr="00F648A7">
              <w:rPr>
                <w:rFonts w:ascii="Verdana" w:hAnsi="Verdana"/>
                <w:sz w:val="18"/>
                <w:szCs w:val="18"/>
              </w:rPr>
              <w:t>A</w:t>
            </w:r>
          </w:p>
        </w:tc>
      </w:tr>
      <w:tr w:rsidR="00432FE6" w:rsidRPr="003708A9" w14:paraId="58183B0A" w14:textId="77777777" w:rsidTr="429B7F8B">
        <w:trPr>
          <w:jc w:val="center"/>
        </w:trPr>
        <w:tc>
          <w:tcPr>
            <w:tcW w:w="1623" w:type="dxa"/>
          </w:tcPr>
          <w:p w14:paraId="4604775C" w14:textId="6F2EB4B6" w:rsidR="00432FE6" w:rsidRDefault="00432FE6" w:rsidP="005202B5">
            <w:pPr>
              <w:spacing w:after="120"/>
              <w:rPr>
                <w:rFonts w:ascii="Verdana" w:hAnsi="Verdana"/>
                <w:sz w:val="18"/>
                <w:szCs w:val="18"/>
              </w:rPr>
            </w:pPr>
            <w:r>
              <w:rPr>
                <w:rFonts w:ascii="Verdana" w:hAnsi="Verdana"/>
                <w:sz w:val="18"/>
                <w:szCs w:val="18"/>
              </w:rPr>
              <w:t>Action in the event of an emergency</w:t>
            </w:r>
          </w:p>
          <w:p w14:paraId="77ED8F84" w14:textId="77777777" w:rsidR="00432FE6" w:rsidRDefault="00432FE6"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6FA7ACD7" w14:textId="77777777" w:rsidR="00432FE6" w:rsidRDefault="00432FE6" w:rsidP="005202B5">
            <w:pPr>
              <w:spacing w:after="120"/>
              <w:rPr>
                <w:rFonts w:ascii="Verdana" w:hAnsi="Verdana"/>
                <w:sz w:val="18"/>
                <w:szCs w:val="18"/>
              </w:rPr>
            </w:pPr>
            <w:r>
              <w:rPr>
                <w:rFonts w:ascii="Verdana" w:hAnsi="Verdana"/>
                <w:sz w:val="18"/>
                <w:szCs w:val="18"/>
              </w:rPr>
              <w:t>Not being aware of the evacuation procedure in the event of an emergency.</w:t>
            </w:r>
          </w:p>
          <w:p w14:paraId="3AB62C86" w14:textId="77777777" w:rsidR="00432FE6" w:rsidRDefault="00432FE6" w:rsidP="005202B5">
            <w:pPr>
              <w:spacing w:after="120"/>
              <w:rPr>
                <w:rFonts w:ascii="Verdana" w:hAnsi="Verdana"/>
                <w:sz w:val="18"/>
                <w:szCs w:val="18"/>
              </w:rPr>
            </w:pPr>
            <w:r>
              <w:rPr>
                <w:rFonts w:ascii="Verdana" w:hAnsi="Verdana"/>
                <w:sz w:val="18"/>
                <w:szCs w:val="18"/>
              </w:rPr>
              <w:t>Injuries/chemical contamination</w:t>
            </w:r>
          </w:p>
          <w:p w14:paraId="05BF1CF4" w14:textId="77777777" w:rsidR="00432FE6" w:rsidRDefault="00432FE6" w:rsidP="005202B5">
            <w:pPr>
              <w:spacing w:after="120"/>
              <w:rPr>
                <w:rFonts w:ascii="Verdana" w:hAnsi="Verdana"/>
                <w:sz w:val="18"/>
                <w:szCs w:val="18"/>
              </w:rPr>
            </w:pPr>
            <w:r>
              <w:rPr>
                <w:rFonts w:ascii="Verdana" w:hAnsi="Verdana"/>
                <w:sz w:val="18"/>
                <w:szCs w:val="18"/>
              </w:rPr>
              <w:t>Lack of assistance out of hours</w:t>
            </w:r>
          </w:p>
        </w:tc>
        <w:tc>
          <w:tcPr>
            <w:tcW w:w="2016" w:type="dxa"/>
          </w:tcPr>
          <w:p w14:paraId="0FC67E6E" w14:textId="77777777" w:rsidR="00432FE6" w:rsidRDefault="00432FE6" w:rsidP="005202B5">
            <w:pPr>
              <w:spacing w:after="120"/>
              <w:rPr>
                <w:rFonts w:ascii="Verdana" w:hAnsi="Verdana"/>
                <w:sz w:val="18"/>
                <w:szCs w:val="18"/>
              </w:rPr>
            </w:pPr>
            <w:r>
              <w:rPr>
                <w:rFonts w:ascii="Verdana" w:hAnsi="Verdana"/>
                <w:sz w:val="18"/>
                <w:szCs w:val="18"/>
              </w:rPr>
              <w:t>Staff, students and visitors.</w:t>
            </w:r>
          </w:p>
          <w:p w14:paraId="2A5371ED" w14:textId="76E5D00C" w:rsidR="00432FE6" w:rsidRDefault="68DDAA28" w:rsidP="5D3902E5">
            <w:pPr>
              <w:rPr>
                <w:rFonts w:ascii="Verdana" w:hAnsi="Verdana"/>
                <w:sz w:val="18"/>
                <w:szCs w:val="18"/>
              </w:rPr>
            </w:pPr>
            <w:r w:rsidRPr="5D3902E5">
              <w:rPr>
                <w:rFonts w:ascii="Verdana" w:hAnsi="Verdana"/>
                <w:sz w:val="18"/>
                <w:szCs w:val="18"/>
              </w:rPr>
              <w:t>Lack of awareness</w:t>
            </w:r>
          </w:p>
          <w:p w14:paraId="3C53BB8C" w14:textId="59AFA693" w:rsidR="00432FE6" w:rsidRDefault="68DDAA28" w:rsidP="5D3902E5">
            <w:pPr>
              <w:rPr>
                <w:rFonts w:ascii="Verdana" w:hAnsi="Verdana"/>
                <w:sz w:val="18"/>
                <w:szCs w:val="18"/>
              </w:rPr>
            </w:pPr>
            <w:r w:rsidRPr="5D3902E5">
              <w:rPr>
                <w:rFonts w:ascii="Verdana" w:hAnsi="Verdana"/>
                <w:sz w:val="18"/>
                <w:szCs w:val="18"/>
              </w:rPr>
              <w:t>/</w:t>
            </w:r>
            <w:r w:rsidR="4EC09BAE" w:rsidRPr="5D3902E5">
              <w:rPr>
                <w:rFonts w:ascii="Verdana" w:hAnsi="Verdana"/>
                <w:sz w:val="18"/>
                <w:szCs w:val="18"/>
              </w:rPr>
              <w:t>unacceptable</w:t>
            </w:r>
            <w:r w:rsidRPr="5D3902E5">
              <w:rPr>
                <w:rFonts w:ascii="Verdana" w:hAnsi="Verdana"/>
                <w:sz w:val="18"/>
                <w:szCs w:val="18"/>
              </w:rPr>
              <w:t xml:space="preserve"> behaviours</w:t>
            </w:r>
            <w:r w:rsidR="00432FE6">
              <w:rPr>
                <w:rFonts w:ascii="Verdana" w:hAnsi="Verdana"/>
                <w:sz w:val="18"/>
                <w:szCs w:val="18"/>
              </w:rPr>
              <w:t xml:space="preserve"> when the fire alarm sounds </w:t>
            </w:r>
            <w:r w:rsidR="05036666" w:rsidRPr="5D3902E5">
              <w:rPr>
                <w:rFonts w:ascii="Verdana" w:hAnsi="Verdana"/>
                <w:sz w:val="18"/>
                <w:szCs w:val="18"/>
              </w:rPr>
              <w:t>may</w:t>
            </w:r>
            <w:r w:rsidR="00432FE6">
              <w:rPr>
                <w:rFonts w:ascii="Verdana" w:hAnsi="Verdana"/>
                <w:sz w:val="18"/>
                <w:szCs w:val="18"/>
              </w:rPr>
              <w:t xml:space="preserve"> result in assuming that real alarms are practice </w:t>
            </w:r>
            <w:r w:rsidR="4577408F" w:rsidRPr="5D3902E5">
              <w:rPr>
                <w:rFonts w:ascii="Verdana" w:hAnsi="Verdana"/>
                <w:sz w:val="18"/>
                <w:szCs w:val="18"/>
              </w:rPr>
              <w:t>drill</w:t>
            </w:r>
            <w:r w:rsidR="1967F927" w:rsidRPr="5D3902E5">
              <w:rPr>
                <w:rFonts w:ascii="Verdana" w:hAnsi="Verdana"/>
                <w:sz w:val="18"/>
                <w:szCs w:val="18"/>
              </w:rPr>
              <w:t xml:space="preserve"> and subsequently delay evacuation leading to</w:t>
            </w:r>
            <w:r w:rsidR="4577408F" w:rsidRPr="5D3902E5">
              <w:rPr>
                <w:rFonts w:ascii="Verdana" w:hAnsi="Verdana"/>
                <w:sz w:val="18"/>
                <w:szCs w:val="18"/>
              </w:rPr>
              <w:t xml:space="preserve"> </w:t>
            </w:r>
            <w:r w:rsidR="3FF7EAD0" w:rsidRPr="5D3902E5">
              <w:rPr>
                <w:rFonts w:ascii="Verdana" w:hAnsi="Verdana"/>
                <w:sz w:val="18"/>
                <w:szCs w:val="18"/>
              </w:rPr>
              <w:t>being trapped by</w:t>
            </w:r>
            <w:r w:rsidR="00432FE6">
              <w:rPr>
                <w:rFonts w:ascii="Verdana" w:hAnsi="Verdana"/>
                <w:sz w:val="18"/>
                <w:szCs w:val="18"/>
              </w:rPr>
              <w:t xml:space="preserve"> fire or </w:t>
            </w:r>
            <w:r w:rsidR="545C7D91" w:rsidRPr="5D3902E5">
              <w:rPr>
                <w:rFonts w:ascii="Verdana" w:hAnsi="Verdana"/>
                <w:sz w:val="18"/>
                <w:szCs w:val="18"/>
              </w:rPr>
              <w:t xml:space="preserve">other life threatening </w:t>
            </w:r>
            <w:r w:rsidR="00432FE6">
              <w:rPr>
                <w:rFonts w:ascii="Verdana" w:hAnsi="Verdana"/>
                <w:sz w:val="18"/>
                <w:szCs w:val="18"/>
              </w:rPr>
              <w:t>incident.</w:t>
            </w:r>
          </w:p>
          <w:p w14:paraId="2D3298AB" w14:textId="77777777" w:rsidR="00432FE6" w:rsidRDefault="00432FE6" w:rsidP="005202B5">
            <w:pPr>
              <w:spacing w:after="120"/>
              <w:rPr>
                <w:rFonts w:ascii="Verdana" w:hAnsi="Verdana"/>
                <w:sz w:val="18"/>
                <w:szCs w:val="18"/>
              </w:rPr>
            </w:pPr>
            <w:r>
              <w:rPr>
                <w:rFonts w:ascii="Verdana" w:hAnsi="Verdana"/>
                <w:sz w:val="18"/>
                <w:szCs w:val="18"/>
              </w:rPr>
              <w:t xml:space="preserve">Individuals may not find the first aid kit, emergency showers, fire exits </w:t>
            </w:r>
          </w:p>
        </w:tc>
        <w:tc>
          <w:tcPr>
            <w:tcW w:w="8640" w:type="dxa"/>
          </w:tcPr>
          <w:p w14:paraId="764DD05B" w14:textId="77777777" w:rsidR="0051663A" w:rsidRDefault="00432FE6" w:rsidP="00B541DF">
            <w:pPr>
              <w:pStyle w:val="ListParagraph"/>
              <w:numPr>
                <w:ilvl w:val="0"/>
                <w:numId w:val="14"/>
              </w:numPr>
              <w:spacing w:after="120"/>
              <w:rPr>
                <w:rFonts w:ascii="Verdana" w:hAnsi="Verdana"/>
                <w:sz w:val="18"/>
                <w:szCs w:val="18"/>
              </w:rPr>
            </w:pPr>
            <w:r w:rsidRPr="0051663A">
              <w:rPr>
                <w:rFonts w:ascii="Verdana" w:hAnsi="Verdana"/>
                <w:sz w:val="18"/>
                <w:szCs w:val="18"/>
              </w:rPr>
              <w:t xml:space="preserve">Users are instructed and empowered </w:t>
            </w:r>
            <w:r w:rsidR="506EAEF5" w:rsidRPr="0051663A">
              <w:rPr>
                <w:rFonts w:ascii="Verdana" w:hAnsi="Verdana"/>
                <w:sz w:val="18"/>
                <w:szCs w:val="18"/>
              </w:rPr>
              <w:t xml:space="preserve">to act </w:t>
            </w:r>
            <w:r w:rsidRPr="0051663A">
              <w:rPr>
                <w:rFonts w:ascii="Verdana" w:hAnsi="Verdana"/>
                <w:sz w:val="18"/>
                <w:szCs w:val="18"/>
              </w:rPr>
              <w:t>if they suspect an emergency situation to activate the fire alarm to trigger evacuation of the building.</w:t>
            </w:r>
          </w:p>
          <w:p w14:paraId="3A6639C6" w14:textId="77777777" w:rsidR="003C2D4C" w:rsidRDefault="00432FE6" w:rsidP="00B541DF">
            <w:pPr>
              <w:pStyle w:val="ListParagraph"/>
              <w:numPr>
                <w:ilvl w:val="0"/>
                <w:numId w:val="14"/>
              </w:numPr>
              <w:spacing w:after="120"/>
              <w:rPr>
                <w:rFonts w:ascii="Verdana" w:hAnsi="Verdana"/>
                <w:sz w:val="18"/>
                <w:szCs w:val="18"/>
              </w:rPr>
            </w:pPr>
            <w:r w:rsidRPr="0051663A">
              <w:rPr>
                <w:rFonts w:ascii="Verdana" w:hAnsi="Verdana"/>
                <w:sz w:val="18"/>
                <w:szCs w:val="18"/>
              </w:rPr>
              <w:t>All incidents are reported as required</w:t>
            </w:r>
            <w:r w:rsidR="0051663A">
              <w:rPr>
                <w:rFonts w:ascii="Verdana" w:hAnsi="Verdana"/>
                <w:sz w:val="18"/>
                <w:szCs w:val="18"/>
              </w:rPr>
              <w:t xml:space="preserve"> to the person responsible for the area</w:t>
            </w:r>
            <w:r w:rsidR="003C2D4C">
              <w:rPr>
                <w:rFonts w:ascii="Verdana" w:hAnsi="Verdana"/>
                <w:sz w:val="18"/>
                <w:szCs w:val="18"/>
              </w:rPr>
              <w:t xml:space="preserve"> and to a School Safety Advisor</w:t>
            </w:r>
          </w:p>
          <w:p w14:paraId="6EB2D0A6" w14:textId="2C95A171" w:rsidR="003C2D4C" w:rsidRDefault="00432FE6" w:rsidP="00B541DF">
            <w:pPr>
              <w:pStyle w:val="ListParagraph"/>
              <w:numPr>
                <w:ilvl w:val="0"/>
                <w:numId w:val="14"/>
              </w:numPr>
              <w:spacing w:after="120"/>
              <w:rPr>
                <w:rFonts w:ascii="Verdana" w:hAnsi="Verdana"/>
                <w:sz w:val="18"/>
                <w:szCs w:val="18"/>
              </w:rPr>
            </w:pPr>
            <w:r w:rsidRPr="40DAB219">
              <w:rPr>
                <w:rFonts w:ascii="Verdana" w:hAnsi="Verdana"/>
                <w:sz w:val="18"/>
                <w:szCs w:val="18"/>
              </w:rPr>
              <w:t>First aid</w:t>
            </w:r>
            <w:r w:rsidR="3FB2655C" w:rsidRPr="40DAB219">
              <w:rPr>
                <w:rFonts w:ascii="Verdana" w:hAnsi="Verdana"/>
                <w:sz w:val="18"/>
                <w:szCs w:val="18"/>
              </w:rPr>
              <w:t xml:space="preserve"> notices </w:t>
            </w:r>
            <w:r w:rsidRPr="40DAB219">
              <w:rPr>
                <w:rFonts w:ascii="Verdana" w:hAnsi="Verdana"/>
                <w:sz w:val="18"/>
                <w:szCs w:val="18"/>
              </w:rPr>
              <w:t>are situated in prominent places around the building to be consulted when first aid is required</w:t>
            </w:r>
            <w:r w:rsidR="3F2D0ACA" w:rsidRPr="40DAB219">
              <w:rPr>
                <w:rFonts w:ascii="Verdana" w:hAnsi="Verdana"/>
                <w:sz w:val="18"/>
                <w:szCs w:val="18"/>
              </w:rPr>
              <w:t xml:space="preserve"> for appropriate response</w:t>
            </w:r>
          </w:p>
          <w:p w14:paraId="1E5C3DF9" w14:textId="5E3C81AF" w:rsidR="413118BF" w:rsidRDefault="413118BF" w:rsidP="40DAB219">
            <w:pPr>
              <w:pStyle w:val="ListParagraph"/>
              <w:numPr>
                <w:ilvl w:val="1"/>
                <w:numId w:val="14"/>
              </w:numPr>
              <w:spacing w:after="120"/>
              <w:rPr>
                <w:rFonts w:ascii="Verdana" w:eastAsia="Verdana" w:hAnsi="Verdana" w:cs="Verdana"/>
                <w:sz w:val="18"/>
                <w:szCs w:val="18"/>
              </w:rPr>
            </w:pPr>
            <w:r w:rsidRPr="40DAB219">
              <w:rPr>
                <w:rFonts w:ascii="Verdana" w:eastAsia="Verdana" w:hAnsi="Verdana" w:cs="Verdana"/>
                <w:sz w:val="18"/>
                <w:szCs w:val="18"/>
              </w:rPr>
              <w:t>For life-threatening emergencies: Call emergency services on 999, then inform Campus Security.</w:t>
            </w:r>
          </w:p>
          <w:p w14:paraId="3ACAB59C" w14:textId="759A01F7" w:rsidR="413118BF" w:rsidRDefault="413118BF" w:rsidP="40DAB219">
            <w:pPr>
              <w:pStyle w:val="ListParagraph"/>
              <w:numPr>
                <w:ilvl w:val="1"/>
                <w:numId w:val="14"/>
              </w:numPr>
              <w:spacing w:after="120"/>
              <w:rPr>
                <w:rFonts w:ascii="Verdana" w:eastAsia="Verdana" w:hAnsi="Verdana" w:cs="Verdana"/>
                <w:sz w:val="18"/>
                <w:szCs w:val="18"/>
              </w:rPr>
            </w:pPr>
            <w:r w:rsidRPr="40DAB219">
              <w:rPr>
                <w:rFonts w:ascii="Verdana" w:eastAsia="Verdana" w:hAnsi="Verdana" w:cs="Verdana"/>
                <w:sz w:val="18"/>
                <w:szCs w:val="18"/>
              </w:rPr>
              <w:t>For serious injuries and illnesses (and out of hours first aid): Call Campus Security on 0161 306 9966.</w:t>
            </w:r>
          </w:p>
          <w:p w14:paraId="3398480F" w14:textId="42DE0C99" w:rsidR="413118BF" w:rsidRDefault="413118BF" w:rsidP="40DAB219">
            <w:pPr>
              <w:pStyle w:val="ListParagraph"/>
              <w:numPr>
                <w:ilvl w:val="1"/>
                <w:numId w:val="14"/>
              </w:numPr>
              <w:spacing w:after="120"/>
              <w:rPr>
                <w:rFonts w:ascii="Verdana" w:eastAsia="Verdana" w:hAnsi="Verdana" w:cs="Verdana"/>
                <w:sz w:val="18"/>
                <w:szCs w:val="18"/>
              </w:rPr>
            </w:pPr>
            <w:r w:rsidRPr="40DAB219">
              <w:rPr>
                <w:rFonts w:ascii="Verdana" w:eastAsia="Verdana" w:hAnsi="Verdana" w:cs="Verdana"/>
                <w:sz w:val="18"/>
                <w:szCs w:val="18"/>
              </w:rPr>
              <w:t>For minor injuries and illnesses 9am-5pm: Locate first aider using QR code located on the First aid notice</w:t>
            </w:r>
          </w:p>
          <w:p w14:paraId="18E62A15" w14:textId="77777777" w:rsidR="003C2D4C" w:rsidRDefault="00432FE6" w:rsidP="00B541DF">
            <w:pPr>
              <w:pStyle w:val="ListParagraph"/>
              <w:numPr>
                <w:ilvl w:val="0"/>
                <w:numId w:val="14"/>
              </w:numPr>
              <w:spacing w:after="120"/>
              <w:rPr>
                <w:rFonts w:ascii="Verdana" w:hAnsi="Verdana"/>
                <w:sz w:val="18"/>
                <w:szCs w:val="18"/>
              </w:rPr>
            </w:pPr>
            <w:r w:rsidRPr="003C2D4C">
              <w:rPr>
                <w:rFonts w:ascii="Verdana" w:hAnsi="Verdana"/>
                <w:sz w:val="18"/>
                <w:szCs w:val="18"/>
              </w:rPr>
              <w:t>First aid provisions within the area are checked as part of monthly self-inspection</w:t>
            </w:r>
            <w:r w:rsidR="00AD0929" w:rsidRPr="003C2D4C">
              <w:rPr>
                <w:rFonts w:ascii="Verdana" w:hAnsi="Verdana"/>
                <w:sz w:val="18"/>
                <w:szCs w:val="18"/>
              </w:rPr>
              <w:t>s in high risk areas</w:t>
            </w:r>
            <w:r w:rsidRPr="003C2D4C">
              <w:rPr>
                <w:rFonts w:ascii="Verdana" w:hAnsi="Verdana"/>
                <w:sz w:val="18"/>
                <w:szCs w:val="18"/>
              </w:rPr>
              <w:t>.</w:t>
            </w:r>
          </w:p>
          <w:p w14:paraId="0AC87461" w14:textId="77777777" w:rsidR="007C5D13" w:rsidRDefault="004E4EB6" w:rsidP="00B541DF">
            <w:pPr>
              <w:pStyle w:val="ListParagraph"/>
              <w:numPr>
                <w:ilvl w:val="0"/>
                <w:numId w:val="14"/>
              </w:numPr>
              <w:spacing w:after="120"/>
              <w:rPr>
                <w:rFonts w:ascii="Verdana" w:hAnsi="Verdana"/>
                <w:sz w:val="18"/>
                <w:szCs w:val="18"/>
              </w:rPr>
            </w:pPr>
            <w:r w:rsidRPr="40DAB219">
              <w:rPr>
                <w:rFonts w:ascii="Verdana" w:hAnsi="Verdana"/>
                <w:sz w:val="18"/>
                <w:szCs w:val="18"/>
              </w:rPr>
              <w:t xml:space="preserve">Actions </w:t>
            </w:r>
            <w:r w:rsidR="01604029" w:rsidRPr="40DAB219">
              <w:rPr>
                <w:rFonts w:ascii="Verdana" w:hAnsi="Verdana"/>
                <w:sz w:val="18"/>
                <w:szCs w:val="18"/>
              </w:rPr>
              <w:t>to take in the event of</w:t>
            </w:r>
            <w:r w:rsidRPr="40DAB219">
              <w:rPr>
                <w:rFonts w:ascii="Verdana" w:hAnsi="Verdana"/>
                <w:sz w:val="18"/>
                <w:szCs w:val="18"/>
              </w:rPr>
              <w:t xml:space="preserve"> chemical spills/gas leaks are known to those concern</w:t>
            </w:r>
            <w:r w:rsidR="00AD0929" w:rsidRPr="40DAB219">
              <w:rPr>
                <w:rFonts w:ascii="Verdana" w:hAnsi="Verdana"/>
                <w:sz w:val="18"/>
                <w:szCs w:val="18"/>
              </w:rPr>
              <w:t>ed</w:t>
            </w:r>
            <w:r w:rsidRPr="40DAB219">
              <w:rPr>
                <w:rFonts w:ascii="Verdana" w:hAnsi="Verdana"/>
                <w:sz w:val="18"/>
                <w:szCs w:val="18"/>
              </w:rPr>
              <w:t xml:space="preserve"> see </w:t>
            </w:r>
            <w:r w:rsidR="00A6491A" w:rsidRPr="40DAB219">
              <w:rPr>
                <w:rFonts w:ascii="Verdana" w:hAnsi="Verdana"/>
                <w:sz w:val="18"/>
                <w:szCs w:val="18"/>
              </w:rPr>
              <w:t xml:space="preserve">relevant </w:t>
            </w:r>
            <w:r w:rsidRPr="40DAB219">
              <w:rPr>
                <w:rFonts w:ascii="Verdana" w:hAnsi="Verdana"/>
                <w:sz w:val="18"/>
                <w:szCs w:val="18"/>
              </w:rPr>
              <w:t>section</w:t>
            </w:r>
            <w:r w:rsidR="00A6491A" w:rsidRPr="40DAB219">
              <w:rPr>
                <w:rFonts w:ascii="Verdana" w:hAnsi="Verdana"/>
                <w:sz w:val="18"/>
                <w:szCs w:val="18"/>
              </w:rPr>
              <w:t>s</w:t>
            </w:r>
            <w:r w:rsidRPr="40DAB219">
              <w:rPr>
                <w:rFonts w:ascii="Verdana" w:hAnsi="Verdana"/>
                <w:sz w:val="18"/>
                <w:szCs w:val="18"/>
              </w:rPr>
              <w:t xml:space="preserve"> below</w:t>
            </w:r>
            <w:r w:rsidR="003C2D4C" w:rsidRPr="40DAB219">
              <w:rPr>
                <w:rFonts w:ascii="Verdana" w:hAnsi="Verdana"/>
                <w:sz w:val="18"/>
                <w:szCs w:val="18"/>
              </w:rPr>
              <w:t xml:space="preserve"> and may </w:t>
            </w:r>
            <w:r w:rsidR="007C5D13" w:rsidRPr="40DAB219">
              <w:rPr>
                <w:rFonts w:ascii="Verdana" w:hAnsi="Verdana"/>
                <w:sz w:val="18"/>
                <w:szCs w:val="18"/>
              </w:rPr>
              <w:t>require</w:t>
            </w:r>
            <w:r w:rsidR="003C2D4C" w:rsidRPr="40DAB219">
              <w:rPr>
                <w:rFonts w:ascii="Verdana" w:hAnsi="Verdana"/>
                <w:sz w:val="18"/>
                <w:szCs w:val="18"/>
              </w:rPr>
              <w:t xml:space="preserve"> use of </w:t>
            </w:r>
            <w:r w:rsidR="007C5D13" w:rsidRPr="40DAB219">
              <w:rPr>
                <w:rFonts w:ascii="Verdana" w:hAnsi="Verdana"/>
                <w:sz w:val="18"/>
                <w:szCs w:val="18"/>
              </w:rPr>
              <w:t>an Emergency Response Team</w:t>
            </w:r>
          </w:p>
          <w:p w14:paraId="461A9DCC" w14:textId="1E0B9A00" w:rsidR="00432FE6" w:rsidRPr="007C5D13" w:rsidRDefault="6565FCC0" w:rsidP="40DAB219">
            <w:pPr>
              <w:pStyle w:val="ListParagraph"/>
              <w:numPr>
                <w:ilvl w:val="0"/>
                <w:numId w:val="14"/>
              </w:numPr>
              <w:spacing w:after="120"/>
              <w:rPr>
                <w:rFonts w:ascii="Verdana" w:eastAsia="Verdana" w:hAnsi="Verdana" w:cs="Verdana"/>
                <w:sz w:val="18"/>
                <w:szCs w:val="18"/>
              </w:rPr>
            </w:pPr>
            <w:r w:rsidRPr="40DAB219">
              <w:rPr>
                <w:rFonts w:ascii="Verdana" w:eastAsia="Verdana" w:hAnsi="Verdana" w:cs="Verdana"/>
                <w:sz w:val="18"/>
                <w:szCs w:val="18"/>
              </w:rPr>
              <w:t>How to contact Security if required using the telephone number on the back of UoM ID cards (0161 3069966) is emphasised at induction</w:t>
            </w:r>
          </w:p>
        </w:tc>
        <w:tc>
          <w:tcPr>
            <w:tcW w:w="915" w:type="dxa"/>
          </w:tcPr>
          <w:p w14:paraId="062471F5" w14:textId="5FD9EECF" w:rsidR="00432FE6" w:rsidRDefault="7E594AE4" w:rsidP="00432FE6">
            <w:pPr>
              <w:rPr>
                <w:rFonts w:ascii="Verdana" w:hAnsi="Verdana"/>
                <w:sz w:val="18"/>
                <w:szCs w:val="18"/>
              </w:rPr>
            </w:pPr>
            <w:r w:rsidRPr="7B2D3064">
              <w:rPr>
                <w:rFonts w:ascii="Verdana" w:hAnsi="Verdana"/>
                <w:sz w:val="18"/>
                <w:szCs w:val="18"/>
              </w:rPr>
              <w:t>LOW</w:t>
            </w:r>
          </w:p>
        </w:tc>
        <w:tc>
          <w:tcPr>
            <w:tcW w:w="910" w:type="dxa"/>
          </w:tcPr>
          <w:p w14:paraId="3F34651F"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6F53D2DA" w14:textId="77777777" w:rsidTr="429B7F8B">
        <w:trPr>
          <w:jc w:val="center"/>
        </w:trPr>
        <w:tc>
          <w:tcPr>
            <w:tcW w:w="1623" w:type="dxa"/>
          </w:tcPr>
          <w:p w14:paraId="182D1F01" w14:textId="02AB6D0B" w:rsidR="00432FE6" w:rsidRDefault="000E7E97" w:rsidP="005202B5">
            <w:pPr>
              <w:spacing w:after="120"/>
              <w:rPr>
                <w:rFonts w:ascii="Verdana" w:hAnsi="Verdana"/>
                <w:sz w:val="18"/>
                <w:szCs w:val="18"/>
              </w:rPr>
            </w:pPr>
            <w:r>
              <w:rPr>
                <w:rFonts w:ascii="Verdana" w:hAnsi="Verdana"/>
                <w:sz w:val="18"/>
                <w:szCs w:val="18"/>
              </w:rPr>
              <w:t xml:space="preserve">Students </w:t>
            </w:r>
            <w:r w:rsidR="00AD0929">
              <w:rPr>
                <w:rFonts w:ascii="Verdana" w:hAnsi="Verdana"/>
                <w:sz w:val="18"/>
                <w:szCs w:val="18"/>
              </w:rPr>
              <w:t xml:space="preserve">Working in </w:t>
            </w:r>
            <w:r>
              <w:rPr>
                <w:rFonts w:ascii="Verdana" w:hAnsi="Verdana"/>
                <w:sz w:val="18"/>
                <w:szCs w:val="18"/>
              </w:rPr>
              <w:t>makerspace</w:t>
            </w:r>
          </w:p>
          <w:p w14:paraId="43165903" w14:textId="77777777" w:rsidR="00432FE6" w:rsidRDefault="00432FE6"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4B61956A" w14:textId="77777777" w:rsidR="00432FE6" w:rsidRDefault="00432FE6" w:rsidP="005202B5">
            <w:pPr>
              <w:spacing w:after="120"/>
              <w:rPr>
                <w:rFonts w:ascii="Verdana" w:hAnsi="Verdana"/>
                <w:sz w:val="18"/>
                <w:szCs w:val="18"/>
              </w:rPr>
            </w:pPr>
            <w:r>
              <w:rPr>
                <w:rFonts w:ascii="Verdana" w:hAnsi="Verdana"/>
                <w:sz w:val="18"/>
                <w:szCs w:val="18"/>
              </w:rPr>
              <w:t>Lack of knowledge and experience</w:t>
            </w:r>
          </w:p>
          <w:p w14:paraId="79ADEEBA" w14:textId="77777777" w:rsidR="00432FE6" w:rsidRDefault="00432FE6" w:rsidP="005202B5">
            <w:pPr>
              <w:spacing w:after="120"/>
              <w:rPr>
                <w:rFonts w:ascii="Verdana" w:hAnsi="Verdana"/>
                <w:sz w:val="18"/>
                <w:szCs w:val="18"/>
              </w:rPr>
            </w:pPr>
            <w:r>
              <w:rPr>
                <w:rFonts w:ascii="Verdana" w:hAnsi="Verdana"/>
                <w:sz w:val="18"/>
                <w:szCs w:val="18"/>
              </w:rPr>
              <w:t>Lack of competence and/or training</w:t>
            </w:r>
          </w:p>
          <w:p w14:paraId="20AC5301" w14:textId="77777777" w:rsidR="00432FE6" w:rsidRDefault="00432FE6" w:rsidP="005202B5">
            <w:pPr>
              <w:spacing w:after="120"/>
              <w:rPr>
                <w:rFonts w:ascii="Verdana" w:hAnsi="Verdana"/>
                <w:sz w:val="18"/>
                <w:szCs w:val="18"/>
              </w:rPr>
            </w:pPr>
            <w:r>
              <w:rPr>
                <w:rFonts w:ascii="Verdana" w:hAnsi="Verdana"/>
                <w:sz w:val="18"/>
                <w:szCs w:val="18"/>
              </w:rPr>
              <w:t>Inadequate risk assessment of work and/or situations</w:t>
            </w:r>
          </w:p>
        </w:tc>
        <w:tc>
          <w:tcPr>
            <w:tcW w:w="2016" w:type="dxa"/>
          </w:tcPr>
          <w:p w14:paraId="0DF9038A" w14:textId="77777777" w:rsidR="00432FE6" w:rsidRDefault="00432FE6" w:rsidP="005202B5">
            <w:pPr>
              <w:spacing w:after="120"/>
              <w:rPr>
                <w:rFonts w:ascii="Verdana" w:hAnsi="Verdana"/>
                <w:sz w:val="18"/>
                <w:szCs w:val="18"/>
              </w:rPr>
            </w:pPr>
            <w:r>
              <w:rPr>
                <w:rFonts w:ascii="Verdana" w:hAnsi="Verdana"/>
                <w:sz w:val="18"/>
                <w:szCs w:val="18"/>
              </w:rPr>
              <w:t>The individual and others in the vicinity and building</w:t>
            </w:r>
          </w:p>
          <w:p w14:paraId="25098520" w14:textId="77777777" w:rsidR="00432FE6" w:rsidRDefault="00432FE6" w:rsidP="005202B5">
            <w:pPr>
              <w:spacing w:after="120"/>
              <w:rPr>
                <w:rFonts w:ascii="Verdana" w:hAnsi="Verdana"/>
                <w:sz w:val="18"/>
                <w:szCs w:val="18"/>
              </w:rPr>
            </w:pPr>
            <w:r>
              <w:rPr>
                <w:rFonts w:ascii="Verdana" w:hAnsi="Verdana"/>
                <w:sz w:val="18"/>
                <w:szCs w:val="18"/>
              </w:rPr>
              <w:t>Lack of competence and/or training</w:t>
            </w:r>
          </w:p>
          <w:p w14:paraId="7944D4BE" w14:textId="77777777" w:rsidR="00432FE6" w:rsidRDefault="00432FE6" w:rsidP="005202B5">
            <w:pPr>
              <w:spacing w:after="120"/>
              <w:rPr>
                <w:rFonts w:ascii="Verdana" w:hAnsi="Verdana"/>
                <w:sz w:val="18"/>
                <w:szCs w:val="18"/>
              </w:rPr>
            </w:pPr>
            <w:r>
              <w:rPr>
                <w:rFonts w:ascii="Verdana" w:hAnsi="Verdana"/>
                <w:sz w:val="18"/>
                <w:szCs w:val="18"/>
              </w:rPr>
              <w:t>Inappropriate action or lack of action could lead to incidents and injuries which supervision and training could have avoided</w:t>
            </w:r>
          </w:p>
        </w:tc>
        <w:tc>
          <w:tcPr>
            <w:tcW w:w="8640" w:type="dxa"/>
          </w:tcPr>
          <w:p w14:paraId="0751E6E2" w14:textId="53B42A51" w:rsidR="009C4263" w:rsidRPr="000E7E97" w:rsidRDefault="00432FE6" w:rsidP="000E7E97">
            <w:pPr>
              <w:pStyle w:val="ListParagraph"/>
              <w:numPr>
                <w:ilvl w:val="0"/>
                <w:numId w:val="16"/>
              </w:numPr>
              <w:spacing w:after="120"/>
              <w:rPr>
                <w:rFonts w:ascii="Verdana" w:hAnsi="Verdana"/>
                <w:sz w:val="18"/>
                <w:szCs w:val="18"/>
              </w:rPr>
            </w:pPr>
            <w:r w:rsidRPr="009C4263">
              <w:rPr>
                <w:rFonts w:ascii="Verdana" w:hAnsi="Verdana"/>
                <w:sz w:val="18"/>
                <w:szCs w:val="18"/>
              </w:rPr>
              <w:t>Induction, including identified specific equipment and technique training mu</w:t>
            </w:r>
            <w:r w:rsidR="000E7E97">
              <w:rPr>
                <w:rFonts w:ascii="Verdana" w:hAnsi="Verdana"/>
                <w:sz w:val="18"/>
                <w:szCs w:val="18"/>
              </w:rPr>
              <w:t>st be provided by academic supervisor, technical staff</w:t>
            </w:r>
            <w:r w:rsidRPr="009C4263">
              <w:rPr>
                <w:rFonts w:ascii="Verdana" w:hAnsi="Verdana"/>
                <w:sz w:val="18"/>
                <w:szCs w:val="18"/>
              </w:rPr>
              <w:t xml:space="preserve"> or competent delegate.</w:t>
            </w:r>
          </w:p>
          <w:p w14:paraId="12D7964B" w14:textId="7F0BBE48" w:rsidR="00B3628F" w:rsidRPr="00B3628F" w:rsidRDefault="2C705645" w:rsidP="00B541DF">
            <w:pPr>
              <w:pStyle w:val="ListParagraph"/>
              <w:numPr>
                <w:ilvl w:val="0"/>
                <w:numId w:val="16"/>
              </w:numPr>
              <w:spacing w:after="120"/>
              <w:rPr>
                <w:rFonts w:ascii="Verdana" w:hAnsi="Verdana"/>
                <w:sz w:val="18"/>
                <w:szCs w:val="18"/>
              </w:rPr>
            </w:pPr>
            <w:r w:rsidRPr="009C4263">
              <w:rPr>
                <w:rFonts w:ascii="Verdana" w:hAnsi="Verdana"/>
                <w:sz w:val="18"/>
                <w:szCs w:val="18"/>
              </w:rPr>
              <w:t xml:space="preserve">Training and competency must follow </w:t>
            </w:r>
            <w:r w:rsidR="04D34D17" w:rsidRPr="009C4263">
              <w:rPr>
                <w:rFonts w:ascii="Verdana" w:hAnsi="Verdana"/>
                <w:sz w:val="18"/>
                <w:szCs w:val="18"/>
              </w:rPr>
              <w:t>guid</w:t>
            </w:r>
            <w:r w:rsidR="3595487E" w:rsidRPr="009C4263">
              <w:rPr>
                <w:rFonts w:ascii="Verdana" w:hAnsi="Verdana"/>
                <w:sz w:val="18"/>
                <w:szCs w:val="18"/>
              </w:rPr>
              <w:t>a</w:t>
            </w:r>
            <w:r w:rsidR="04D34D17" w:rsidRPr="009C4263">
              <w:rPr>
                <w:rFonts w:ascii="Verdana" w:hAnsi="Verdana"/>
                <w:sz w:val="18"/>
                <w:szCs w:val="18"/>
              </w:rPr>
              <w:t>nce</w:t>
            </w:r>
            <w:r w:rsidRPr="009C4263">
              <w:rPr>
                <w:rFonts w:ascii="Verdana" w:hAnsi="Verdana"/>
                <w:sz w:val="18"/>
                <w:szCs w:val="18"/>
              </w:rPr>
              <w:t xml:space="preserve"> set out in</w:t>
            </w:r>
            <w:r w:rsidR="00B3628F">
              <w:rPr>
                <w:rFonts w:ascii="Verdana" w:hAnsi="Verdana"/>
                <w:sz w:val="18"/>
                <w:szCs w:val="18"/>
              </w:rPr>
              <w:t xml:space="preserve"> by the Faculty</w:t>
            </w:r>
          </w:p>
          <w:p w14:paraId="6C70D2CD" w14:textId="0B758447" w:rsidR="00432FE6" w:rsidRPr="00B3628F" w:rsidRDefault="004E4EB6" w:rsidP="00B541DF">
            <w:pPr>
              <w:pStyle w:val="ListParagraph"/>
              <w:numPr>
                <w:ilvl w:val="0"/>
                <w:numId w:val="16"/>
              </w:numPr>
              <w:spacing w:after="120"/>
              <w:rPr>
                <w:rFonts w:ascii="Verdana" w:hAnsi="Verdana"/>
                <w:sz w:val="18"/>
                <w:szCs w:val="18"/>
              </w:rPr>
            </w:pPr>
            <w:r w:rsidRPr="00B3628F">
              <w:rPr>
                <w:rFonts w:ascii="Verdana" w:hAnsi="Verdana"/>
                <w:sz w:val="18"/>
                <w:szCs w:val="18"/>
              </w:rPr>
              <w:t>Workspace u</w:t>
            </w:r>
            <w:r w:rsidR="00432FE6" w:rsidRPr="00B3628F">
              <w:rPr>
                <w:rFonts w:ascii="Verdana" w:hAnsi="Verdana"/>
                <w:sz w:val="18"/>
                <w:szCs w:val="18"/>
              </w:rPr>
              <w:t xml:space="preserve">sers to be made aware of Department Health and Safety Policy, the contents of it and where it is located during </w:t>
            </w:r>
            <w:r w:rsidRPr="00B3628F">
              <w:rPr>
                <w:rFonts w:ascii="Verdana" w:hAnsi="Verdana"/>
                <w:sz w:val="18"/>
                <w:szCs w:val="18"/>
              </w:rPr>
              <w:t>workspace</w:t>
            </w:r>
            <w:r w:rsidR="00432FE6" w:rsidRPr="00B3628F">
              <w:rPr>
                <w:rFonts w:ascii="Verdana" w:hAnsi="Verdana"/>
                <w:sz w:val="18"/>
                <w:szCs w:val="18"/>
              </w:rPr>
              <w:t xml:space="preserve"> inductions</w:t>
            </w:r>
          </w:p>
        </w:tc>
        <w:tc>
          <w:tcPr>
            <w:tcW w:w="915" w:type="dxa"/>
          </w:tcPr>
          <w:p w14:paraId="3F53E947" w14:textId="7C194667" w:rsidR="00432FE6" w:rsidRDefault="0BE1E0C8" w:rsidP="00432FE6">
            <w:pPr>
              <w:rPr>
                <w:rFonts w:ascii="Verdana" w:hAnsi="Verdana"/>
                <w:sz w:val="18"/>
                <w:szCs w:val="18"/>
              </w:rPr>
            </w:pPr>
            <w:r w:rsidRPr="7B2D3064">
              <w:rPr>
                <w:rFonts w:ascii="Verdana" w:hAnsi="Verdana"/>
                <w:sz w:val="18"/>
                <w:szCs w:val="18"/>
              </w:rPr>
              <w:t>LOW</w:t>
            </w:r>
          </w:p>
        </w:tc>
        <w:tc>
          <w:tcPr>
            <w:tcW w:w="910" w:type="dxa"/>
          </w:tcPr>
          <w:p w14:paraId="11290FE7" w14:textId="77777777" w:rsidR="00432FE6" w:rsidRDefault="005202B5" w:rsidP="00432FE6">
            <w:pPr>
              <w:jc w:val="center"/>
              <w:rPr>
                <w:rFonts w:ascii="Verdana" w:hAnsi="Verdana"/>
                <w:sz w:val="18"/>
                <w:szCs w:val="18"/>
              </w:rPr>
            </w:pPr>
            <w:r>
              <w:rPr>
                <w:rFonts w:ascii="Verdana" w:hAnsi="Verdana"/>
                <w:sz w:val="18"/>
                <w:szCs w:val="18"/>
              </w:rPr>
              <w:t>A</w:t>
            </w:r>
          </w:p>
        </w:tc>
      </w:tr>
      <w:tr w:rsidR="00432FE6" w:rsidRPr="003708A9" w14:paraId="26591090" w14:textId="77777777" w:rsidTr="429B7F8B">
        <w:trPr>
          <w:jc w:val="center"/>
        </w:trPr>
        <w:tc>
          <w:tcPr>
            <w:tcW w:w="1623" w:type="dxa"/>
          </w:tcPr>
          <w:p w14:paraId="61D24C4D" w14:textId="77777777" w:rsidR="000E7E97" w:rsidRDefault="000E7E97" w:rsidP="005202B5">
            <w:pPr>
              <w:spacing w:after="120"/>
              <w:rPr>
                <w:rFonts w:ascii="Verdana" w:hAnsi="Verdana"/>
                <w:sz w:val="18"/>
                <w:szCs w:val="18"/>
              </w:rPr>
            </w:pPr>
            <w:r>
              <w:rPr>
                <w:rFonts w:ascii="Verdana" w:hAnsi="Verdana"/>
                <w:sz w:val="18"/>
                <w:szCs w:val="18"/>
              </w:rPr>
              <w:t>Students in makerspace</w:t>
            </w:r>
          </w:p>
          <w:p w14:paraId="0C0950A8" w14:textId="09F046A1" w:rsidR="00432FE6" w:rsidRDefault="00432FE6"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5C67F022" w14:textId="77777777" w:rsidR="00432FE6" w:rsidRDefault="00432FE6" w:rsidP="005202B5">
            <w:pPr>
              <w:spacing w:after="120"/>
              <w:rPr>
                <w:rFonts w:ascii="Verdana" w:hAnsi="Verdana"/>
                <w:sz w:val="18"/>
                <w:szCs w:val="18"/>
              </w:rPr>
            </w:pPr>
            <w:r>
              <w:rPr>
                <w:rFonts w:ascii="Verdana" w:hAnsi="Verdana"/>
                <w:sz w:val="18"/>
                <w:szCs w:val="18"/>
              </w:rPr>
              <w:t>Thermal comfort</w:t>
            </w:r>
          </w:p>
          <w:p w14:paraId="1A741D8C" w14:textId="77777777" w:rsidR="00432FE6" w:rsidRDefault="00432FE6" w:rsidP="005202B5">
            <w:pPr>
              <w:spacing w:after="120"/>
              <w:rPr>
                <w:rFonts w:ascii="Verdana" w:hAnsi="Verdana"/>
                <w:sz w:val="18"/>
                <w:szCs w:val="18"/>
              </w:rPr>
            </w:pPr>
            <w:r>
              <w:rPr>
                <w:rFonts w:ascii="Verdana" w:hAnsi="Verdana"/>
                <w:sz w:val="18"/>
                <w:szCs w:val="18"/>
              </w:rPr>
              <w:t>Extremes of heat and cold effect ability to work/concentrate/manipulate experiments</w:t>
            </w:r>
          </w:p>
        </w:tc>
        <w:tc>
          <w:tcPr>
            <w:tcW w:w="2016" w:type="dxa"/>
          </w:tcPr>
          <w:p w14:paraId="739E4B7D" w14:textId="77777777" w:rsidR="00432FE6" w:rsidRPr="00B21A5A" w:rsidRDefault="008A4560" w:rsidP="005202B5">
            <w:pPr>
              <w:spacing w:after="120"/>
              <w:rPr>
                <w:rFonts w:ascii="Verdana" w:hAnsi="Verdana"/>
                <w:sz w:val="18"/>
                <w:szCs w:val="18"/>
              </w:rPr>
            </w:pPr>
            <w:r>
              <w:rPr>
                <w:rFonts w:ascii="Verdana" w:hAnsi="Verdana"/>
                <w:sz w:val="18"/>
                <w:szCs w:val="18"/>
              </w:rPr>
              <w:t>S</w:t>
            </w:r>
            <w:r w:rsidR="00432FE6" w:rsidRPr="00B21A5A">
              <w:rPr>
                <w:rFonts w:ascii="Verdana" w:hAnsi="Verdana"/>
                <w:sz w:val="18"/>
                <w:szCs w:val="18"/>
              </w:rPr>
              <w:t xml:space="preserve">taff, students and </w:t>
            </w:r>
            <w:r w:rsidR="00432FE6">
              <w:rPr>
                <w:rFonts w:ascii="Verdana" w:hAnsi="Verdana"/>
                <w:sz w:val="18"/>
                <w:szCs w:val="18"/>
              </w:rPr>
              <w:t>visitors</w:t>
            </w:r>
            <w:r w:rsidR="00432FE6" w:rsidRPr="00B21A5A">
              <w:rPr>
                <w:rFonts w:ascii="Verdana" w:hAnsi="Verdana"/>
                <w:sz w:val="18"/>
                <w:szCs w:val="18"/>
              </w:rPr>
              <w:t>.</w:t>
            </w:r>
          </w:p>
          <w:p w14:paraId="1AC2ED21" w14:textId="77777777" w:rsidR="00432FE6" w:rsidRDefault="008A4560" w:rsidP="005202B5">
            <w:pPr>
              <w:spacing w:after="120"/>
              <w:rPr>
                <w:rFonts w:ascii="Verdana" w:hAnsi="Verdana"/>
                <w:sz w:val="18"/>
                <w:szCs w:val="18"/>
              </w:rPr>
            </w:pPr>
            <w:r>
              <w:rPr>
                <w:rFonts w:ascii="Verdana" w:hAnsi="Verdana"/>
                <w:sz w:val="18"/>
                <w:szCs w:val="18"/>
              </w:rPr>
              <w:t>F</w:t>
            </w:r>
            <w:r w:rsidR="00432FE6">
              <w:rPr>
                <w:rFonts w:ascii="Verdana" w:hAnsi="Verdana"/>
                <w:sz w:val="18"/>
                <w:szCs w:val="18"/>
              </w:rPr>
              <w:t>ailure of the</w:t>
            </w:r>
            <w:r w:rsidR="00432FE6" w:rsidRPr="00B21A5A">
              <w:rPr>
                <w:rFonts w:ascii="Verdana" w:hAnsi="Verdana"/>
                <w:sz w:val="18"/>
                <w:szCs w:val="18"/>
              </w:rPr>
              <w:t xml:space="preserve"> system can resul</w:t>
            </w:r>
            <w:r w:rsidR="00432FE6">
              <w:rPr>
                <w:rFonts w:ascii="Verdana" w:hAnsi="Verdana"/>
                <w:sz w:val="18"/>
                <w:szCs w:val="18"/>
              </w:rPr>
              <w:t>t in uncomfortable temperatures</w:t>
            </w:r>
          </w:p>
        </w:tc>
        <w:tc>
          <w:tcPr>
            <w:tcW w:w="8640" w:type="dxa"/>
          </w:tcPr>
          <w:p w14:paraId="430FC210" w14:textId="77777777" w:rsidR="00432FE6" w:rsidRPr="001618D7" w:rsidRDefault="00432FE6" w:rsidP="00B541DF">
            <w:pPr>
              <w:pStyle w:val="ListParagraph"/>
              <w:numPr>
                <w:ilvl w:val="0"/>
                <w:numId w:val="17"/>
              </w:numPr>
              <w:spacing w:after="120"/>
              <w:rPr>
                <w:rFonts w:ascii="Verdana" w:hAnsi="Verdana"/>
                <w:sz w:val="18"/>
                <w:szCs w:val="18"/>
              </w:rPr>
            </w:pPr>
            <w:r w:rsidRPr="001618D7">
              <w:rPr>
                <w:rFonts w:ascii="Verdana" w:hAnsi="Verdana"/>
                <w:sz w:val="18"/>
                <w:szCs w:val="18"/>
              </w:rPr>
              <w:t>Staff/students must report any failings or concerns to Estates (Helpdesk) by calling 52424 or using the on-line reporting form.</w:t>
            </w:r>
          </w:p>
          <w:p w14:paraId="4EA639FA" w14:textId="2AB53C46" w:rsidR="008A4560" w:rsidRPr="001618D7" w:rsidRDefault="008A4560" w:rsidP="00B541DF">
            <w:pPr>
              <w:pStyle w:val="ListParagraph"/>
              <w:numPr>
                <w:ilvl w:val="0"/>
                <w:numId w:val="17"/>
              </w:numPr>
              <w:spacing w:after="120"/>
              <w:rPr>
                <w:rFonts w:ascii="Verdana" w:hAnsi="Verdana"/>
                <w:sz w:val="18"/>
                <w:szCs w:val="18"/>
              </w:rPr>
            </w:pPr>
            <w:r w:rsidRPr="001618D7">
              <w:rPr>
                <w:rFonts w:ascii="Verdana" w:hAnsi="Verdana"/>
                <w:sz w:val="18"/>
                <w:szCs w:val="18"/>
              </w:rPr>
              <w:t>Staff/students should also report to their manager/PI.</w:t>
            </w:r>
          </w:p>
          <w:p w14:paraId="4E94A6B2" w14:textId="792AFB6D" w:rsidR="008A4560" w:rsidRPr="001618D7" w:rsidRDefault="6BC599CC" w:rsidP="00B541DF">
            <w:pPr>
              <w:pStyle w:val="ListParagraph"/>
              <w:numPr>
                <w:ilvl w:val="0"/>
                <w:numId w:val="17"/>
              </w:numPr>
              <w:spacing w:after="120"/>
              <w:rPr>
                <w:rFonts w:ascii="Verdana" w:hAnsi="Verdana"/>
                <w:sz w:val="18"/>
                <w:szCs w:val="18"/>
              </w:rPr>
            </w:pPr>
            <w:r w:rsidRPr="001618D7">
              <w:rPr>
                <w:rFonts w:ascii="Verdana" w:hAnsi="Verdana"/>
                <w:sz w:val="18"/>
                <w:szCs w:val="18"/>
              </w:rPr>
              <w:t xml:space="preserve">Fan heaters or air </w:t>
            </w:r>
            <w:r w:rsidR="45745850" w:rsidRPr="001618D7">
              <w:rPr>
                <w:rFonts w:ascii="Verdana" w:hAnsi="Verdana"/>
                <w:sz w:val="18"/>
                <w:szCs w:val="18"/>
              </w:rPr>
              <w:t>conditioning</w:t>
            </w:r>
            <w:r w:rsidRPr="001618D7">
              <w:rPr>
                <w:rFonts w:ascii="Verdana" w:hAnsi="Verdana"/>
                <w:sz w:val="18"/>
                <w:szCs w:val="18"/>
              </w:rPr>
              <w:t xml:space="preserve"> units are not to be brought into the space unless facilitated by Estates.</w:t>
            </w:r>
          </w:p>
        </w:tc>
        <w:tc>
          <w:tcPr>
            <w:tcW w:w="915" w:type="dxa"/>
          </w:tcPr>
          <w:p w14:paraId="37CBCE0F" w14:textId="2EF6B72F" w:rsidR="00432FE6" w:rsidRPr="005202B5" w:rsidRDefault="09F96248" w:rsidP="7B2D3064">
            <w:pPr>
              <w:rPr>
                <w:rFonts w:ascii="Verdana" w:hAnsi="Verdana"/>
                <w:sz w:val="18"/>
                <w:szCs w:val="18"/>
              </w:rPr>
            </w:pPr>
            <w:r w:rsidRPr="7B2D3064">
              <w:rPr>
                <w:rFonts w:ascii="Verdana" w:hAnsi="Verdana"/>
                <w:sz w:val="18"/>
                <w:szCs w:val="18"/>
              </w:rPr>
              <w:t>LOW</w:t>
            </w:r>
          </w:p>
        </w:tc>
        <w:tc>
          <w:tcPr>
            <w:tcW w:w="910" w:type="dxa"/>
          </w:tcPr>
          <w:p w14:paraId="20ACF5A9" w14:textId="77777777" w:rsidR="00432FE6" w:rsidRDefault="00432FE6" w:rsidP="00432FE6">
            <w:pPr>
              <w:jc w:val="center"/>
              <w:rPr>
                <w:rFonts w:ascii="Verdana" w:hAnsi="Verdana"/>
                <w:sz w:val="18"/>
                <w:szCs w:val="18"/>
              </w:rPr>
            </w:pPr>
            <w:r w:rsidRPr="00B21A5A">
              <w:rPr>
                <w:rFonts w:ascii="Verdana" w:hAnsi="Verdana"/>
                <w:sz w:val="18"/>
                <w:szCs w:val="18"/>
              </w:rPr>
              <w:t>A</w:t>
            </w:r>
          </w:p>
        </w:tc>
      </w:tr>
      <w:tr w:rsidR="008A4560" w:rsidRPr="003708A9" w14:paraId="5B91A2DD" w14:textId="77777777" w:rsidTr="429B7F8B">
        <w:trPr>
          <w:jc w:val="center"/>
        </w:trPr>
        <w:tc>
          <w:tcPr>
            <w:tcW w:w="1623" w:type="dxa"/>
          </w:tcPr>
          <w:p w14:paraId="6DCE5F4A" w14:textId="77777777" w:rsidR="000E7E97" w:rsidRDefault="000E7E97" w:rsidP="005202B5">
            <w:pPr>
              <w:spacing w:after="120"/>
              <w:rPr>
                <w:rFonts w:ascii="Verdana" w:hAnsi="Verdana"/>
                <w:sz w:val="18"/>
                <w:szCs w:val="18"/>
              </w:rPr>
            </w:pPr>
            <w:r>
              <w:rPr>
                <w:rFonts w:ascii="Verdana" w:hAnsi="Verdana"/>
                <w:sz w:val="18"/>
                <w:szCs w:val="18"/>
              </w:rPr>
              <w:t>Students in maker space</w:t>
            </w:r>
          </w:p>
          <w:p w14:paraId="1371F27B" w14:textId="3E41650C" w:rsidR="008A4560" w:rsidRPr="00B21A5A" w:rsidRDefault="008A4560"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15700B90" w14:textId="77777777" w:rsidR="008A4560" w:rsidRDefault="00AD0929" w:rsidP="005202B5">
            <w:pPr>
              <w:spacing w:after="120"/>
              <w:rPr>
                <w:rFonts w:ascii="Verdana" w:hAnsi="Verdana"/>
                <w:sz w:val="18"/>
                <w:szCs w:val="18"/>
              </w:rPr>
            </w:pPr>
            <w:r>
              <w:rPr>
                <w:rFonts w:ascii="Verdana" w:hAnsi="Verdana"/>
                <w:sz w:val="18"/>
                <w:szCs w:val="18"/>
              </w:rPr>
              <w:t>General</w:t>
            </w:r>
            <w:r w:rsidR="005202B5">
              <w:rPr>
                <w:rFonts w:ascii="Verdana" w:hAnsi="Verdana"/>
                <w:sz w:val="18"/>
                <w:szCs w:val="18"/>
              </w:rPr>
              <w:t xml:space="preserve"> </w:t>
            </w:r>
            <w:r>
              <w:rPr>
                <w:rFonts w:ascii="Verdana" w:hAnsi="Verdana"/>
                <w:sz w:val="18"/>
                <w:szCs w:val="18"/>
              </w:rPr>
              <w:t>Ventilation</w:t>
            </w:r>
          </w:p>
          <w:p w14:paraId="0678539B" w14:textId="77777777" w:rsidR="008A4560" w:rsidRDefault="008A4560" w:rsidP="005202B5">
            <w:pPr>
              <w:spacing w:after="120"/>
              <w:rPr>
                <w:rFonts w:ascii="Verdana" w:hAnsi="Verdana"/>
                <w:sz w:val="18"/>
                <w:szCs w:val="18"/>
              </w:rPr>
            </w:pPr>
            <w:r>
              <w:rPr>
                <w:rFonts w:ascii="Verdana" w:hAnsi="Verdana"/>
                <w:sz w:val="18"/>
                <w:szCs w:val="18"/>
              </w:rPr>
              <w:t>Equipment failure</w:t>
            </w:r>
          </w:p>
          <w:p w14:paraId="512C0EF0" w14:textId="77777777" w:rsidR="008A4560" w:rsidRDefault="008A4560" w:rsidP="005202B5">
            <w:pPr>
              <w:spacing w:after="120"/>
              <w:rPr>
                <w:rFonts w:ascii="Verdana" w:hAnsi="Verdana"/>
                <w:sz w:val="18"/>
                <w:szCs w:val="18"/>
              </w:rPr>
            </w:pPr>
            <w:r>
              <w:rPr>
                <w:rFonts w:ascii="Verdana" w:hAnsi="Verdana"/>
                <w:sz w:val="18"/>
                <w:szCs w:val="18"/>
              </w:rPr>
              <w:t>Insufficient ventilation either natural or forced</w:t>
            </w:r>
          </w:p>
          <w:p w14:paraId="2245FEC8" w14:textId="77777777" w:rsidR="008A4560" w:rsidRDefault="008A4560" w:rsidP="005202B5">
            <w:pPr>
              <w:spacing w:after="120"/>
              <w:rPr>
                <w:rFonts w:ascii="Verdana" w:hAnsi="Verdana"/>
                <w:sz w:val="18"/>
                <w:szCs w:val="18"/>
              </w:rPr>
            </w:pPr>
          </w:p>
          <w:p w14:paraId="724C0037" w14:textId="77777777" w:rsidR="008A4560" w:rsidRDefault="008A4560" w:rsidP="005202B5">
            <w:pPr>
              <w:spacing w:after="120"/>
              <w:rPr>
                <w:rFonts w:ascii="Verdana" w:hAnsi="Verdana"/>
                <w:sz w:val="18"/>
                <w:szCs w:val="18"/>
              </w:rPr>
            </w:pPr>
          </w:p>
        </w:tc>
        <w:tc>
          <w:tcPr>
            <w:tcW w:w="2016" w:type="dxa"/>
          </w:tcPr>
          <w:p w14:paraId="68B13BB5" w14:textId="77777777" w:rsidR="008A4560" w:rsidRDefault="008A4560" w:rsidP="005202B5">
            <w:pPr>
              <w:spacing w:after="120"/>
              <w:rPr>
                <w:rFonts w:ascii="Verdana" w:hAnsi="Verdana"/>
                <w:sz w:val="18"/>
                <w:szCs w:val="18"/>
              </w:rPr>
            </w:pPr>
            <w:r>
              <w:rPr>
                <w:rFonts w:ascii="Verdana" w:hAnsi="Verdana"/>
                <w:sz w:val="18"/>
                <w:szCs w:val="18"/>
              </w:rPr>
              <w:t xml:space="preserve">Staff, students and visitors. </w:t>
            </w:r>
          </w:p>
          <w:p w14:paraId="724C8729" w14:textId="77777777" w:rsidR="008A4560" w:rsidRDefault="008A4560" w:rsidP="005202B5">
            <w:pPr>
              <w:spacing w:after="120"/>
              <w:rPr>
                <w:rFonts w:ascii="Verdana" w:hAnsi="Verdana"/>
                <w:sz w:val="18"/>
                <w:szCs w:val="18"/>
              </w:rPr>
            </w:pPr>
            <w:r>
              <w:rPr>
                <w:rFonts w:ascii="Verdana" w:hAnsi="Verdana"/>
                <w:sz w:val="18"/>
                <w:szCs w:val="18"/>
              </w:rPr>
              <w:t>Lethargy</w:t>
            </w:r>
          </w:p>
          <w:p w14:paraId="7CEA2C1F" w14:textId="77777777" w:rsidR="008A4560" w:rsidRDefault="008A4560" w:rsidP="005202B5">
            <w:pPr>
              <w:spacing w:after="120"/>
              <w:rPr>
                <w:rFonts w:ascii="Verdana" w:hAnsi="Verdana"/>
                <w:sz w:val="18"/>
                <w:szCs w:val="18"/>
              </w:rPr>
            </w:pPr>
            <w:r>
              <w:rPr>
                <w:rFonts w:ascii="Verdana" w:hAnsi="Verdana"/>
                <w:sz w:val="18"/>
                <w:szCs w:val="18"/>
              </w:rPr>
              <w:t>Discomfort</w:t>
            </w:r>
          </w:p>
          <w:p w14:paraId="3EABA7C2" w14:textId="77777777" w:rsidR="008A4560" w:rsidRDefault="008A4560" w:rsidP="005202B5">
            <w:pPr>
              <w:spacing w:after="120"/>
              <w:rPr>
                <w:rFonts w:ascii="Verdana" w:hAnsi="Verdana"/>
                <w:sz w:val="18"/>
                <w:szCs w:val="18"/>
              </w:rPr>
            </w:pPr>
            <w:r>
              <w:rPr>
                <w:rFonts w:ascii="Verdana" w:hAnsi="Verdana"/>
                <w:sz w:val="18"/>
                <w:szCs w:val="18"/>
              </w:rPr>
              <w:t>Lack of ventilation decreases the supply of fresh air and could aff</w:t>
            </w:r>
            <w:r w:rsidR="005202B5">
              <w:rPr>
                <w:rFonts w:ascii="Verdana" w:hAnsi="Verdana"/>
                <w:sz w:val="18"/>
                <w:szCs w:val="18"/>
              </w:rPr>
              <w:t xml:space="preserve">ect </w:t>
            </w:r>
            <w:r>
              <w:rPr>
                <w:rFonts w:ascii="Verdana" w:hAnsi="Verdana"/>
                <w:sz w:val="18"/>
                <w:szCs w:val="18"/>
              </w:rPr>
              <w:t>temperature and/or odour within the area leading to adverse health effects</w:t>
            </w:r>
          </w:p>
        </w:tc>
        <w:tc>
          <w:tcPr>
            <w:tcW w:w="8640" w:type="dxa"/>
          </w:tcPr>
          <w:p w14:paraId="13E8C229" w14:textId="1DA46236" w:rsidR="008A4560" w:rsidRPr="001618D7" w:rsidRDefault="008A4560" w:rsidP="00B541DF">
            <w:pPr>
              <w:pStyle w:val="ListParagraph"/>
              <w:numPr>
                <w:ilvl w:val="0"/>
                <w:numId w:val="18"/>
              </w:numPr>
              <w:spacing w:after="120"/>
              <w:rPr>
                <w:rFonts w:ascii="Verdana" w:hAnsi="Verdana"/>
                <w:sz w:val="18"/>
                <w:szCs w:val="18"/>
              </w:rPr>
            </w:pPr>
            <w:r w:rsidRPr="001618D7">
              <w:rPr>
                <w:rFonts w:ascii="Verdana" w:hAnsi="Verdana"/>
                <w:sz w:val="18"/>
                <w:szCs w:val="18"/>
              </w:rPr>
              <w:t xml:space="preserve">High-risk areas are subject to regular air changes. </w:t>
            </w:r>
          </w:p>
          <w:p w14:paraId="320104AA" w14:textId="2BC971D6" w:rsidR="008A4560" w:rsidRPr="001618D7" w:rsidRDefault="008A4560" w:rsidP="00B541DF">
            <w:pPr>
              <w:pStyle w:val="ListParagraph"/>
              <w:numPr>
                <w:ilvl w:val="0"/>
                <w:numId w:val="18"/>
              </w:numPr>
              <w:spacing w:after="120"/>
              <w:rPr>
                <w:rFonts w:ascii="Verdana" w:hAnsi="Verdana"/>
                <w:sz w:val="18"/>
                <w:szCs w:val="18"/>
              </w:rPr>
            </w:pPr>
            <w:r w:rsidRPr="001618D7">
              <w:rPr>
                <w:rFonts w:ascii="Verdana" w:hAnsi="Verdana"/>
                <w:sz w:val="18"/>
                <w:szCs w:val="18"/>
              </w:rPr>
              <w:t xml:space="preserve">Provision is managed and maintained by the Estates function. </w:t>
            </w:r>
          </w:p>
          <w:p w14:paraId="11F0229C" w14:textId="7853B0E9" w:rsidR="008A4560" w:rsidRPr="001618D7" w:rsidRDefault="008A4560" w:rsidP="00B541DF">
            <w:pPr>
              <w:pStyle w:val="ListParagraph"/>
              <w:numPr>
                <w:ilvl w:val="0"/>
                <w:numId w:val="18"/>
              </w:numPr>
              <w:spacing w:after="120"/>
              <w:rPr>
                <w:rFonts w:ascii="Verdana" w:hAnsi="Verdana"/>
                <w:sz w:val="18"/>
                <w:szCs w:val="18"/>
              </w:rPr>
            </w:pPr>
            <w:r w:rsidRPr="001618D7">
              <w:rPr>
                <w:rFonts w:ascii="Verdana" w:hAnsi="Verdana"/>
                <w:sz w:val="18"/>
                <w:szCs w:val="18"/>
              </w:rPr>
              <w:t xml:space="preserve">Faults are reported to the Estates helpdesk by area users. </w:t>
            </w:r>
          </w:p>
          <w:p w14:paraId="5A4F991D" w14:textId="61AD1F58" w:rsidR="008A4560" w:rsidRPr="001618D7" w:rsidRDefault="008A4560" w:rsidP="00B541DF">
            <w:pPr>
              <w:pStyle w:val="ListParagraph"/>
              <w:numPr>
                <w:ilvl w:val="0"/>
                <w:numId w:val="18"/>
              </w:numPr>
              <w:spacing w:after="120"/>
              <w:rPr>
                <w:rFonts w:ascii="Verdana" w:hAnsi="Verdana"/>
                <w:sz w:val="18"/>
                <w:szCs w:val="18"/>
              </w:rPr>
            </w:pPr>
            <w:r w:rsidRPr="001618D7">
              <w:rPr>
                <w:rFonts w:ascii="Verdana" w:hAnsi="Verdana"/>
                <w:sz w:val="18"/>
                <w:szCs w:val="18"/>
              </w:rPr>
              <w:t>If it is suspected that ventilation/make-up air is not functioning correctly, the contact number for estates is x52424 from an internal phone or 0161-2752424 from an outside line /mobile.</w:t>
            </w:r>
          </w:p>
          <w:p w14:paraId="3AB1CCFF" w14:textId="77777777" w:rsidR="008A4560" w:rsidRDefault="008A4560" w:rsidP="008A4560">
            <w:pPr>
              <w:spacing w:after="120"/>
              <w:rPr>
                <w:rFonts w:ascii="Verdana" w:hAnsi="Verdana"/>
                <w:sz w:val="18"/>
                <w:szCs w:val="18"/>
              </w:rPr>
            </w:pPr>
          </w:p>
          <w:p w14:paraId="521215D9" w14:textId="77777777" w:rsidR="008A4560" w:rsidRDefault="008A4560" w:rsidP="008A4560">
            <w:pPr>
              <w:spacing w:after="120"/>
              <w:rPr>
                <w:rFonts w:ascii="Verdana" w:hAnsi="Verdana"/>
                <w:sz w:val="18"/>
                <w:szCs w:val="18"/>
              </w:rPr>
            </w:pPr>
          </w:p>
          <w:p w14:paraId="1ADCFD0D" w14:textId="77777777" w:rsidR="008A4560" w:rsidRDefault="008A4560" w:rsidP="008A4560">
            <w:pPr>
              <w:spacing w:after="120"/>
              <w:rPr>
                <w:rFonts w:ascii="Verdana" w:hAnsi="Verdana"/>
                <w:sz w:val="18"/>
                <w:szCs w:val="18"/>
              </w:rPr>
            </w:pPr>
          </w:p>
        </w:tc>
        <w:tc>
          <w:tcPr>
            <w:tcW w:w="915" w:type="dxa"/>
          </w:tcPr>
          <w:p w14:paraId="2AE49FAF" w14:textId="46CC45AA" w:rsidR="008A4560" w:rsidRPr="005202B5" w:rsidRDefault="2C6462DE" w:rsidP="7B2D3064">
            <w:pPr>
              <w:rPr>
                <w:rFonts w:ascii="Verdana" w:hAnsi="Verdana"/>
                <w:sz w:val="18"/>
                <w:szCs w:val="18"/>
              </w:rPr>
            </w:pPr>
            <w:r w:rsidRPr="7B2D3064">
              <w:rPr>
                <w:rFonts w:ascii="Verdana" w:hAnsi="Verdana"/>
                <w:sz w:val="18"/>
                <w:szCs w:val="18"/>
              </w:rPr>
              <w:t>LOW</w:t>
            </w:r>
          </w:p>
        </w:tc>
        <w:tc>
          <w:tcPr>
            <w:tcW w:w="910" w:type="dxa"/>
          </w:tcPr>
          <w:p w14:paraId="1FCECCC0" w14:textId="77777777" w:rsidR="008A4560" w:rsidRPr="00B21A5A" w:rsidRDefault="008A4560" w:rsidP="008A4560">
            <w:pPr>
              <w:jc w:val="center"/>
              <w:rPr>
                <w:rFonts w:ascii="Verdana" w:hAnsi="Verdana"/>
                <w:sz w:val="18"/>
                <w:szCs w:val="18"/>
              </w:rPr>
            </w:pPr>
            <w:r>
              <w:rPr>
                <w:rFonts w:ascii="Verdana" w:hAnsi="Verdana"/>
                <w:sz w:val="18"/>
                <w:szCs w:val="18"/>
              </w:rPr>
              <w:t>A</w:t>
            </w:r>
          </w:p>
        </w:tc>
      </w:tr>
      <w:tr w:rsidR="00432FE6" w:rsidRPr="003708A9" w14:paraId="54188FB2" w14:textId="77777777" w:rsidTr="429B7F8B">
        <w:trPr>
          <w:jc w:val="center"/>
        </w:trPr>
        <w:tc>
          <w:tcPr>
            <w:tcW w:w="1623" w:type="dxa"/>
          </w:tcPr>
          <w:p w14:paraId="160D1014" w14:textId="77777777" w:rsidR="000E7E97" w:rsidRDefault="000E7E97" w:rsidP="005202B5">
            <w:pPr>
              <w:spacing w:after="120"/>
              <w:rPr>
                <w:rFonts w:ascii="Verdana" w:hAnsi="Verdana"/>
                <w:sz w:val="18"/>
                <w:szCs w:val="18"/>
              </w:rPr>
            </w:pPr>
            <w:r>
              <w:rPr>
                <w:rFonts w:ascii="Verdana" w:hAnsi="Verdana"/>
                <w:sz w:val="18"/>
                <w:szCs w:val="18"/>
              </w:rPr>
              <w:t>Students in makerspace</w:t>
            </w:r>
          </w:p>
          <w:p w14:paraId="6BA97AB6" w14:textId="3FB1761D" w:rsidR="00432FE6" w:rsidRDefault="00432FE6"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5FD57613" w14:textId="77777777" w:rsidR="00432FE6" w:rsidRDefault="00432FE6" w:rsidP="005202B5">
            <w:pPr>
              <w:spacing w:after="120"/>
              <w:rPr>
                <w:rFonts w:ascii="Verdana" w:hAnsi="Verdana"/>
                <w:sz w:val="18"/>
                <w:szCs w:val="18"/>
              </w:rPr>
            </w:pPr>
            <w:r>
              <w:rPr>
                <w:rFonts w:ascii="Verdana" w:hAnsi="Verdana"/>
                <w:sz w:val="18"/>
                <w:szCs w:val="18"/>
              </w:rPr>
              <w:t>Inadequate lighting</w:t>
            </w:r>
          </w:p>
          <w:p w14:paraId="1B1FAEB7" w14:textId="77777777" w:rsidR="00432FE6" w:rsidRDefault="00432FE6" w:rsidP="005202B5">
            <w:pPr>
              <w:spacing w:after="120"/>
              <w:rPr>
                <w:rFonts w:ascii="Verdana" w:hAnsi="Verdana"/>
                <w:sz w:val="18"/>
                <w:szCs w:val="18"/>
              </w:rPr>
            </w:pPr>
          </w:p>
          <w:p w14:paraId="297E66F7" w14:textId="77777777" w:rsidR="00432FE6" w:rsidRDefault="00432FE6" w:rsidP="005202B5">
            <w:pPr>
              <w:spacing w:after="120"/>
              <w:rPr>
                <w:rFonts w:ascii="Verdana" w:hAnsi="Verdana"/>
                <w:sz w:val="18"/>
                <w:szCs w:val="18"/>
              </w:rPr>
            </w:pPr>
          </w:p>
          <w:p w14:paraId="7140EC51" w14:textId="77777777" w:rsidR="00432FE6" w:rsidRDefault="00432FE6" w:rsidP="005202B5">
            <w:pPr>
              <w:spacing w:after="120"/>
              <w:rPr>
                <w:rFonts w:ascii="Verdana" w:hAnsi="Verdana"/>
                <w:sz w:val="18"/>
                <w:szCs w:val="18"/>
              </w:rPr>
            </w:pPr>
          </w:p>
          <w:p w14:paraId="62B6D06A" w14:textId="77777777" w:rsidR="00432FE6" w:rsidRDefault="00432FE6" w:rsidP="005202B5">
            <w:pPr>
              <w:spacing w:after="120"/>
              <w:rPr>
                <w:rFonts w:ascii="Verdana" w:hAnsi="Verdana"/>
                <w:sz w:val="18"/>
                <w:szCs w:val="18"/>
              </w:rPr>
            </w:pPr>
          </w:p>
          <w:p w14:paraId="1A666F6A" w14:textId="77777777" w:rsidR="00432FE6" w:rsidRDefault="00432FE6" w:rsidP="005202B5">
            <w:pPr>
              <w:spacing w:after="120"/>
              <w:rPr>
                <w:rFonts w:ascii="Verdana" w:hAnsi="Verdana"/>
                <w:sz w:val="18"/>
                <w:szCs w:val="18"/>
              </w:rPr>
            </w:pPr>
          </w:p>
        </w:tc>
        <w:tc>
          <w:tcPr>
            <w:tcW w:w="2016" w:type="dxa"/>
          </w:tcPr>
          <w:p w14:paraId="66CD077A" w14:textId="77777777" w:rsidR="005202B5" w:rsidRDefault="00432FE6" w:rsidP="005202B5">
            <w:pPr>
              <w:spacing w:after="120"/>
              <w:rPr>
                <w:rFonts w:ascii="Verdana" w:hAnsi="Verdana"/>
                <w:sz w:val="18"/>
                <w:szCs w:val="18"/>
              </w:rPr>
            </w:pPr>
            <w:r w:rsidRPr="00F648A7">
              <w:rPr>
                <w:rFonts w:ascii="Verdana" w:hAnsi="Verdana"/>
                <w:sz w:val="18"/>
                <w:szCs w:val="18"/>
              </w:rPr>
              <w:t xml:space="preserve">Staff </w:t>
            </w:r>
            <w:r>
              <w:rPr>
                <w:rFonts w:ascii="Verdana" w:hAnsi="Verdana"/>
                <w:sz w:val="18"/>
                <w:szCs w:val="18"/>
              </w:rPr>
              <w:t>and</w:t>
            </w:r>
            <w:r w:rsidRPr="00F648A7">
              <w:rPr>
                <w:rFonts w:ascii="Verdana" w:hAnsi="Verdana"/>
                <w:sz w:val="18"/>
                <w:szCs w:val="18"/>
              </w:rPr>
              <w:t xml:space="preserve"> students, </w:t>
            </w:r>
            <w:r>
              <w:rPr>
                <w:rFonts w:ascii="Verdana" w:hAnsi="Verdana"/>
                <w:sz w:val="18"/>
                <w:szCs w:val="18"/>
              </w:rPr>
              <w:t>Visitors.</w:t>
            </w:r>
          </w:p>
          <w:p w14:paraId="62A4C895" w14:textId="77777777" w:rsidR="00432FE6" w:rsidRDefault="00432FE6" w:rsidP="005202B5">
            <w:pPr>
              <w:spacing w:after="120"/>
              <w:rPr>
                <w:rFonts w:ascii="Verdana" w:hAnsi="Verdana"/>
                <w:sz w:val="18"/>
                <w:szCs w:val="18"/>
              </w:rPr>
            </w:pPr>
            <w:r>
              <w:rPr>
                <w:rFonts w:ascii="Verdana" w:hAnsi="Verdana"/>
                <w:sz w:val="18"/>
                <w:szCs w:val="18"/>
              </w:rPr>
              <w:t>Eye strain</w:t>
            </w:r>
          </w:p>
          <w:p w14:paraId="66AFE03B" w14:textId="77777777" w:rsidR="00432FE6" w:rsidRDefault="00432FE6" w:rsidP="005202B5">
            <w:pPr>
              <w:spacing w:after="120"/>
              <w:rPr>
                <w:rFonts w:ascii="Verdana" w:hAnsi="Verdana"/>
                <w:sz w:val="18"/>
                <w:szCs w:val="18"/>
              </w:rPr>
            </w:pPr>
            <w:r>
              <w:rPr>
                <w:rFonts w:ascii="Verdana" w:hAnsi="Verdana"/>
                <w:sz w:val="18"/>
                <w:szCs w:val="18"/>
              </w:rPr>
              <w:t>Trips/falls/slips</w:t>
            </w:r>
          </w:p>
          <w:p w14:paraId="043A2B0D" w14:textId="77777777" w:rsidR="00432FE6" w:rsidRDefault="00432FE6" w:rsidP="005202B5">
            <w:pPr>
              <w:spacing w:after="120"/>
              <w:rPr>
                <w:rFonts w:ascii="Verdana" w:hAnsi="Verdana"/>
                <w:sz w:val="18"/>
                <w:szCs w:val="18"/>
              </w:rPr>
            </w:pPr>
            <w:r>
              <w:rPr>
                <w:rFonts w:ascii="Verdana" w:hAnsi="Verdana"/>
                <w:sz w:val="18"/>
                <w:szCs w:val="18"/>
              </w:rPr>
              <w:t>Impact injuries</w:t>
            </w:r>
          </w:p>
          <w:p w14:paraId="46924F9D" w14:textId="77777777" w:rsidR="00432FE6" w:rsidRDefault="00432FE6" w:rsidP="005202B5">
            <w:pPr>
              <w:spacing w:after="120"/>
              <w:rPr>
                <w:rFonts w:ascii="Verdana" w:hAnsi="Verdana"/>
                <w:sz w:val="18"/>
                <w:szCs w:val="18"/>
              </w:rPr>
            </w:pPr>
            <w:r>
              <w:rPr>
                <w:rFonts w:ascii="Verdana" w:hAnsi="Verdana"/>
                <w:sz w:val="18"/>
                <w:szCs w:val="18"/>
              </w:rPr>
              <w:t>May walk into something or something may fall onto individual as they reach for an item</w:t>
            </w:r>
          </w:p>
        </w:tc>
        <w:tc>
          <w:tcPr>
            <w:tcW w:w="8640" w:type="dxa"/>
          </w:tcPr>
          <w:p w14:paraId="76051538" w14:textId="77777777" w:rsidR="00432FE6" w:rsidRPr="001618D7" w:rsidRDefault="00432FE6" w:rsidP="00B541DF">
            <w:pPr>
              <w:pStyle w:val="ListParagraph"/>
              <w:numPr>
                <w:ilvl w:val="0"/>
                <w:numId w:val="19"/>
              </w:numPr>
              <w:spacing w:after="120"/>
              <w:rPr>
                <w:rFonts w:ascii="Verdana" w:hAnsi="Verdana"/>
                <w:sz w:val="18"/>
                <w:szCs w:val="18"/>
              </w:rPr>
            </w:pPr>
            <w:r w:rsidRPr="001618D7">
              <w:rPr>
                <w:rFonts w:ascii="Verdana" w:hAnsi="Verdana"/>
                <w:sz w:val="18"/>
                <w:szCs w:val="18"/>
              </w:rPr>
              <w:t>Lighting levels are maintained as the building was designed and Estates maintain the infrastructure and change/fix the lighting on request. Report any concerns to Estates (Helpdesk) by calling  52424 or using the on-line reporting form</w:t>
            </w:r>
          </w:p>
          <w:p w14:paraId="3C0C07B8" w14:textId="77777777" w:rsidR="00432FE6" w:rsidRPr="001618D7" w:rsidRDefault="00432FE6" w:rsidP="00B541DF">
            <w:pPr>
              <w:pStyle w:val="ListParagraph"/>
              <w:numPr>
                <w:ilvl w:val="0"/>
                <w:numId w:val="19"/>
              </w:numPr>
              <w:spacing w:after="120"/>
              <w:rPr>
                <w:rFonts w:ascii="Verdana" w:hAnsi="Verdana"/>
                <w:sz w:val="18"/>
                <w:szCs w:val="18"/>
              </w:rPr>
            </w:pPr>
            <w:r w:rsidRPr="001618D7">
              <w:rPr>
                <w:rFonts w:ascii="Verdana" w:hAnsi="Verdana"/>
                <w:sz w:val="18"/>
                <w:szCs w:val="18"/>
              </w:rPr>
              <w:t xml:space="preserve">Windows are provided for natural lighting. </w:t>
            </w:r>
          </w:p>
          <w:p w14:paraId="3490F9C8" w14:textId="77777777" w:rsidR="00432FE6" w:rsidRPr="001618D7" w:rsidRDefault="00432FE6" w:rsidP="00B541DF">
            <w:pPr>
              <w:pStyle w:val="ListParagraph"/>
              <w:numPr>
                <w:ilvl w:val="0"/>
                <w:numId w:val="19"/>
              </w:numPr>
              <w:spacing w:after="120"/>
              <w:rPr>
                <w:rFonts w:ascii="Verdana" w:hAnsi="Verdana"/>
                <w:sz w:val="18"/>
                <w:szCs w:val="18"/>
              </w:rPr>
            </w:pPr>
            <w:r w:rsidRPr="001618D7">
              <w:rPr>
                <w:rFonts w:ascii="Verdana" w:hAnsi="Verdana"/>
                <w:sz w:val="18"/>
                <w:szCs w:val="18"/>
              </w:rPr>
              <w:t>Good housekeeping is in place to minimise items that individuals may trip over if lighting is low.</w:t>
            </w:r>
          </w:p>
        </w:tc>
        <w:tc>
          <w:tcPr>
            <w:tcW w:w="915" w:type="dxa"/>
          </w:tcPr>
          <w:p w14:paraId="38CB42A0" w14:textId="131FAFFD" w:rsidR="00432FE6" w:rsidRPr="005202B5" w:rsidRDefault="1CCA0B75" w:rsidP="7B2D3064">
            <w:pPr>
              <w:rPr>
                <w:rFonts w:ascii="Verdana" w:hAnsi="Verdana"/>
                <w:sz w:val="18"/>
                <w:szCs w:val="18"/>
              </w:rPr>
            </w:pPr>
            <w:r w:rsidRPr="7B2D3064">
              <w:rPr>
                <w:rFonts w:ascii="Verdana" w:hAnsi="Verdana"/>
                <w:sz w:val="18"/>
                <w:szCs w:val="18"/>
              </w:rPr>
              <w:t>LOW</w:t>
            </w:r>
          </w:p>
        </w:tc>
        <w:tc>
          <w:tcPr>
            <w:tcW w:w="910" w:type="dxa"/>
          </w:tcPr>
          <w:p w14:paraId="68C7CD36"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7ADEF039" w14:textId="77777777" w:rsidTr="429B7F8B">
        <w:trPr>
          <w:jc w:val="center"/>
        </w:trPr>
        <w:tc>
          <w:tcPr>
            <w:tcW w:w="1623" w:type="dxa"/>
          </w:tcPr>
          <w:p w14:paraId="4D4D7BE6" w14:textId="0C73F2E7" w:rsidR="00432FE6" w:rsidRDefault="000E7E97" w:rsidP="005202B5">
            <w:pPr>
              <w:spacing w:after="120"/>
              <w:rPr>
                <w:rFonts w:ascii="Verdana" w:hAnsi="Verdana"/>
                <w:sz w:val="18"/>
                <w:szCs w:val="18"/>
              </w:rPr>
            </w:pPr>
            <w:r>
              <w:rPr>
                <w:rFonts w:ascii="Verdana" w:hAnsi="Verdana"/>
                <w:sz w:val="18"/>
                <w:szCs w:val="18"/>
              </w:rPr>
              <w:t>Students in makerspace</w:t>
            </w:r>
          </w:p>
          <w:p w14:paraId="2F696CA9" w14:textId="77777777" w:rsidR="00432FE6" w:rsidRDefault="00432FE6" w:rsidP="005202B5">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7A7A699B" w14:textId="77777777" w:rsidR="00432FE6" w:rsidRDefault="00432FE6" w:rsidP="005202B5">
            <w:pPr>
              <w:spacing w:after="120"/>
              <w:rPr>
                <w:rFonts w:ascii="Verdana" w:hAnsi="Verdana"/>
                <w:sz w:val="18"/>
                <w:szCs w:val="18"/>
              </w:rPr>
            </w:pPr>
            <w:r>
              <w:rPr>
                <w:rFonts w:ascii="Verdana" w:hAnsi="Verdana"/>
                <w:sz w:val="18"/>
                <w:szCs w:val="18"/>
              </w:rPr>
              <w:t>Poor housekeeping</w:t>
            </w:r>
          </w:p>
          <w:p w14:paraId="453253D2" w14:textId="77777777" w:rsidR="00432FE6" w:rsidRDefault="00432FE6" w:rsidP="005202B5">
            <w:pPr>
              <w:spacing w:after="120"/>
              <w:rPr>
                <w:rFonts w:ascii="Verdana" w:hAnsi="Verdana"/>
                <w:sz w:val="18"/>
                <w:szCs w:val="18"/>
              </w:rPr>
            </w:pPr>
          </w:p>
        </w:tc>
        <w:tc>
          <w:tcPr>
            <w:tcW w:w="2016" w:type="dxa"/>
          </w:tcPr>
          <w:p w14:paraId="36C68A83" w14:textId="77777777" w:rsidR="00432FE6" w:rsidRDefault="00432FE6" w:rsidP="005202B5">
            <w:pPr>
              <w:spacing w:after="120"/>
              <w:rPr>
                <w:rFonts w:ascii="Verdana" w:hAnsi="Verdana"/>
                <w:sz w:val="18"/>
                <w:szCs w:val="18"/>
              </w:rPr>
            </w:pPr>
            <w:r w:rsidRPr="00F648A7">
              <w:rPr>
                <w:rFonts w:ascii="Verdana" w:hAnsi="Verdana"/>
                <w:sz w:val="18"/>
                <w:szCs w:val="18"/>
              </w:rPr>
              <w:t xml:space="preserve">Staff </w:t>
            </w:r>
            <w:r>
              <w:rPr>
                <w:rFonts w:ascii="Verdana" w:hAnsi="Verdana"/>
                <w:sz w:val="18"/>
                <w:szCs w:val="18"/>
              </w:rPr>
              <w:t>and</w:t>
            </w:r>
            <w:r w:rsidRPr="00F648A7">
              <w:rPr>
                <w:rFonts w:ascii="Verdana" w:hAnsi="Verdana"/>
                <w:sz w:val="18"/>
                <w:szCs w:val="18"/>
              </w:rPr>
              <w:t xml:space="preserve"> students, </w:t>
            </w:r>
            <w:r>
              <w:rPr>
                <w:rFonts w:ascii="Verdana" w:hAnsi="Verdana"/>
                <w:sz w:val="18"/>
                <w:szCs w:val="18"/>
              </w:rPr>
              <w:t>Visitors.</w:t>
            </w:r>
          </w:p>
          <w:p w14:paraId="79BC9AA7" w14:textId="791E6C43" w:rsidR="00432FE6" w:rsidRDefault="00432FE6" w:rsidP="005202B5">
            <w:pPr>
              <w:spacing w:after="120"/>
              <w:rPr>
                <w:rFonts w:ascii="Verdana" w:hAnsi="Verdana"/>
                <w:sz w:val="18"/>
                <w:szCs w:val="18"/>
              </w:rPr>
            </w:pPr>
            <w:r>
              <w:rPr>
                <w:rFonts w:ascii="Verdana" w:hAnsi="Verdana"/>
                <w:sz w:val="18"/>
                <w:szCs w:val="18"/>
              </w:rPr>
              <w:t xml:space="preserve">Stress from not being able to </w:t>
            </w:r>
            <w:r w:rsidR="373E9E3F" w:rsidRPr="484D10CD">
              <w:rPr>
                <w:rFonts w:ascii="Verdana" w:hAnsi="Verdana"/>
                <w:sz w:val="18"/>
                <w:szCs w:val="18"/>
              </w:rPr>
              <w:t>locate items</w:t>
            </w:r>
            <w:r>
              <w:rPr>
                <w:rFonts w:ascii="Verdana" w:hAnsi="Verdana"/>
                <w:sz w:val="18"/>
                <w:szCs w:val="18"/>
              </w:rPr>
              <w:t xml:space="preserve">. </w:t>
            </w:r>
          </w:p>
          <w:p w14:paraId="5385FB6B" w14:textId="77777777" w:rsidR="00432FE6" w:rsidRDefault="00432FE6" w:rsidP="005202B5">
            <w:pPr>
              <w:spacing w:after="120"/>
              <w:rPr>
                <w:rFonts w:ascii="Verdana" w:hAnsi="Verdana"/>
                <w:sz w:val="18"/>
                <w:szCs w:val="18"/>
              </w:rPr>
            </w:pPr>
            <w:r>
              <w:rPr>
                <w:rFonts w:ascii="Verdana" w:hAnsi="Verdana"/>
                <w:sz w:val="18"/>
                <w:szCs w:val="18"/>
              </w:rPr>
              <w:t xml:space="preserve">Tripping up on unexpected items. </w:t>
            </w:r>
          </w:p>
          <w:p w14:paraId="560B105C" w14:textId="4A36361E" w:rsidR="00432FE6" w:rsidRDefault="4577408F" w:rsidP="005202B5">
            <w:pPr>
              <w:spacing w:after="120"/>
              <w:rPr>
                <w:rFonts w:ascii="Verdana" w:hAnsi="Verdana"/>
                <w:sz w:val="18"/>
                <w:szCs w:val="18"/>
              </w:rPr>
            </w:pPr>
            <w:r w:rsidRPr="484D10CD">
              <w:rPr>
                <w:rFonts w:ascii="Verdana" w:hAnsi="Verdana"/>
                <w:sz w:val="18"/>
                <w:szCs w:val="18"/>
              </w:rPr>
              <w:t>Cut</w:t>
            </w:r>
            <w:r w:rsidR="72B754CB" w:rsidRPr="484D10CD">
              <w:rPr>
                <w:rFonts w:ascii="Verdana" w:hAnsi="Verdana"/>
                <w:sz w:val="18"/>
                <w:szCs w:val="18"/>
              </w:rPr>
              <w:t>s/falls/bruises/sprains/strains from</w:t>
            </w:r>
            <w:r w:rsidR="00FC3E5F">
              <w:rPr>
                <w:rFonts w:ascii="Verdana" w:hAnsi="Verdana"/>
                <w:sz w:val="18"/>
                <w:szCs w:val="18"/>
              </w:rPr>
              <w:t xml:space="preserve"> slipping </w:t>
            </w:r>
            <w:r w:rsidR="00432FE6">
              <w:rPr>
                <w:rFonts w:ascii="Verdana" w:hAnsi="Verdana"/>
                <w:sz w:val="18"/>
                <w:szCs w:val="18"/>
              </w:rPr>
              <w:t>on items left on the floor or surfaces.</w:t>
            </w:r>
          </w:p>
          <w:p w14:paraId="017F871F" w14:textId="77777777" w:rsidR="00432FE6" w:rsidRDefault="00432FE6" w:rsidP="005202B5">
            <w:pPr>
              <w:spacing w:after="120"/>
              <w:rPr>
                <w:rFonts w:ascii="Verdana" w:hAnsi="Verdana"/>
                <w:sz w:val="18"/>
                <w:szCs w:val="18"/>
              </w:rPr>
            </w:pPr>
            <w:r>
              <w:rPr>
                <w:rFonts w:ascii="Verdana" w:hAnsi="Verdana"/>
                <w:sz w:val="18"/>
                <w:szCs w:val="18"/>
              </w:rPr>
              <w:t xml:space="preserve">Items can act as fuel for fire. </w:t>
            </w:r>
          </w:p>
        </w:tc>
        <w:tc>
          <w:tcPr>
            <w:tcW w:w="8640" w:type="dxa"/>
          </w:tcPr>
          <w:p w14:paraId="71B33224" w14:textId="17D29E1B" w:rsidR="00432FE6" w:rsidRPr="001618D7" w:rsidRDefault="00432FE6" w:rsidP="00B541DF">
            <w:pPr>
              <w:pStyle w:val="ListParagraph"/>
              <w:numPr>
                <w:ilvl w:val="0"/>
                <w:numId w:val="20"/>
              </w:numPr>
              <w:spacing w:after="120"/>
              <w:rPr>
                <w:rFonts w:ascii="Verdana" w:hAnsi="Verdana"/>
                <w:sz w:val="18"/>
                <w:szCs w:val="18"/>
              </w:rPr>
            </w:pPr>
            <w:r w:rsidRPr="001618D7">
              <w:rPr>
                <w:rFonts w:ascii="Verdana" w:hAnsi="Verdana"/>
                <w:sz w:val="18"/>
                <w:szCs w:val="18"/>
              </w:rPr>
              <w:t xml:space="preserve">Reasonable standards of housekeeping are </w:t>
            </w:r>
            <w:r w:rsidR="05FE0D87" w:rsidRPr="001618D7">
              <w:rPr>
                <w:rFonts w:ascii="Verdana" w:hAnsi="Verdana"/>
                <w:sz w:val="18"/>
                <w:szCs w:val="18"/>
              </w:rPr>
              <w:t xml:space="preserve">regularly </w:t>
            </w:r>
            <w:r w:rsidRPr="001618D7">
              <w:rPr>
                <w:rFonts w:ascii="Verdana" w:hAnsi="Verdana"/>
                <w:sz w:val="18"/>
                <w:szCs w:val="18"/>
              </w:rPr>
              <w:t>maintained</w:t>
            </w:r>
            <w:r w:rsidR="05FE0D87" w:rsidRPr="001618D7">
              <w:rPr>
                <w:rFonts w:ascii="Verdana" w:hAnsi="Verdana"/>
                <w:sz w:val="18"/>
                <w:szCs w:val="18"/>
              </w:rPr>
              <w:t>,</w:t>
            </w:r>
            <w:r w:rsidRPr="001618D7">
              <w:rPr>
                <w:rFonts w:ascii="Verdana" w:hAnsi="Verdana"/>
                <w:sz w:val="18"/>
                <w:szCs w:val="18"/>
              </w:rPr>
              <w:t xml:space="preserve"> </w:t>
            </w:r>
            <w:bookmarkStart w:id="7" w:name="OLE_LINK5"/>
            <w:bookmarkStart w:id="8" w:name="OLE_LINK6"/>
            <w:r w:rsidRPr="001618D7">
              <w:rPr>
                <w:rFonts w:ascii="Verdana" w:hAnsi="Verdana"/>
                <w:sz w:val="18"/>
                <w:szCs w:val="18"/>
              </w:rPr>
              <w:t xml:space="preserve">and </w:t>
            </w:r>
            <w:r w:rsidR="4577408F" w:rsidRPr="001618D7">
              <w:rPr>
                <w:rFonts w:ascii="Verdana" w:hAnsi="Verdana"/>
                <w:sz w:val="18"/>
                <w:szCs w:val="18"/>
              </w:rPr>
              <w:t>check</w:t>
            </w:r>
            <w:r w:rsidR="42949E19" w:rsidRPr="001618D7">
              <w:rPr>
                <w:rFonts w:ascii="Verdana" w:hAnsi="Verdana"/>
                <w:sz w:val="18"/>
                <w:szCs w:val="18"/>
              </w:rPr>
              <w:t>s recorded</w:t>
            </w:r>
            <w:r w:rsidRPr="001618D7">
              <w:rPr>
                <w:rFonts w:ascii="Verdana" w:hAnsi="Verdana"/>
                <w:sz w:val="18"/>
                <w:szCs w:val="18"/>
              </w:rPr>
              <w:t xml:space="preserve"> on a monthly basis by users</w:t>
            </w:r>
            <w:bookmarkEnd w:id="7"/>
            <w:bookmarkEnd w:id="8"/>
            <w:r w:rsidRPr="001618D7">
              <w:rPr>
                <w:rFonts w:ascii="Verdana" w:hAnsi="Verdana"/>
                <w:sz w:val="18"/>
                <w:szCs w:val="18"/>
              </w:rPr>
              <w:t xml:space="preserve">. </w:t>
            </w:r>
          </w:p>
          <w:p w14:paraId="0FDF2082" w14:textId="70A78948" w:rsidR="00432FE6" w:rsidRPr="001618D7" w:rsidRDefault="00432FE6" w:rsidP="00B541DF">
            <w:pPr>
              <w:pStyle w:val="ListParagraph"/>
              <w:numPr>
                <w:ilvl w:val="0"/>
                <w:numId w:val="20"/>
              </w:numPr>
              <w:spacing w:after="120"/>
              <w:rPr>
                <w:rFonts w:ascii="Verdana" w:hAnsi="Verdana"/>
                <w:sz w:val="18"/>
                <w:szCs w:val="18"/>
              </w:rPr>
            </w:pPr>
            <w:r w:rsidRPr="001618D7">
              <w:rPr>
                <w:rFonts w:ascii="Verdana" w:hAnsi="Verdana"/>
                <w:sz w:val="18"/>
                <w:szCs w:val="18"/>
              </w:rPr>
              <w:t>Staff and students agree during induction to read and abide by the Department’s health and safety policy which states the guidelines for housekeeping.</w:t>
            </w:r>
          </w:p>
          <w:p w14:paraId="449C9E7E" w14:textId="77777777" w:rsidR="00432FE6" w:rsidRPr="001618D7" w:rsidRDefault="00432FE6" w:rsidP="00B541DF">
            <w:pPr>
              <w:pStyle w:val="ListParagraph"/>
              <w:numPr>
                <w:ilvl w:val="0"/>
                <w:numId w:val="20"/>
              </w:numPr>
              <w:spacing w:after="120"/>
              <w:rPr>
                <w:rFonts w:ascii="Verdana" w:hAnsi="Verdana"/>
                <w:sz w:val="18"/>
                <w:szCs w:val="18"/>
              </w:rPr>
            </w:pPr>
            <w:r w:rsidRPr="001618D7">
              <w:rPr>
                <w:rFonts w:ascii="Verdana" w:hAnsi="Verdana"/>
                <w:sz w:val="18"/>
                <w:szCs w:val="18"/>
              </w:rPr>
              <w:t>Refer to activity “fire”.</w:t>
            </w:r>
          </w:p>
        </w:tc>
        <w:tc>
          <w:tcPr>
            <w:tcW w:w="915" w:type="dxa"/>
          </w:tcPr>
          <w:p w14:paraId="477929C8" w14:textId="36309383" w:rsidR="00432FE6" w:rsidRPr="005202B5" w:rsidRDefault="6B0F234E" w:rsidP="7B2D3064">
            <w:pPr>
              <w:rPr>
                <w:rFonts w:ascii="Verdana" w:hAnsi="Verdana"/>
                <w:sz w:val="18"/>
                <w:szCs w:val="18"/>
              </w:rPr>
            </w:pPr>
            <w:r w:rsidRPr="7B2D3064">
              <w:rPr>
                <w:rFonts w:ascii="Verdana" w:hAnsi="Verdana"/>
                <w:sz w:val="18"/>
                <w:szCs w:val="18"/>
              </w:rPr>
              <w:t>LOW</w:t>
            </w:r>
          </w:p>
        </w:tc>
        <w:tc>
          <w:tcPr>
            <w:tcW w:w="910" w:type="dxa"/>
          </w:tcPr>
          <w:p w14:paraId="0E44A79D"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22217E2A" w14:textId="77777777" w:rsidTr="429B7F8B">
        <w:trPr>
          <w:jc w:val="center"/>
        </w:trPr>
        <w:tc>
          <w:tcPr>
            <w:tcW w:w="1623" w:type="dxa"/>
          </w:tcPr>
          <w:p w14:paraId="3ABB7968" w14:textId="77777777" w:rsidR="000E7E97" w:rsidRDefault="000E7E97" w:rsidP="000E7E97">
            <w:pPr>
              <w:spacing w:after="120"/>
              <w:rPr>
                <w:rFonts w:ascii="Verdana" w:hAnsi="Verdana"/>
                <w:sz w:val="18"/>
                <w:szCs w:val="18"/>
              </w:rPr>
            </w:pPr>
            <w:r>
              <w:rPr>
                <w:rFonts w:ascii="Verdana" w:hAnsi="Verdana"/>
                <w:sz w:val="18"/>
                <w:szCs w:val="18"/>
              </w:rPr>
              <w:t>Students in makerspace</w:t>
            </w:r>
          </w:p>
          <w:p w14:paraId="0672BC07" w14:textId="35A94B53" w:rsidR="00432FE6" w:rsidRDefault="00432FE6" w:rsidP="000E7E97">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7AA41B4D" w14:textId="77777777" w:rsidR="00432FE6" w:rsidRDefault="00432FE6" w:rsidP="005202B5">
            <w:pPr>
              <w:spacing w:after="120"/>
              <w:rPr>
                <w:rFonts w:ascii="Verdana" w:hAnsi="Verdana"/>
                <w:sz w:val="18"/>
                <w:szCs w:val="18"/>
              </w:rPr>
            </w:pPr>
            <w:r>
              <w:rPr>
                <w:rFonts w:ascii="Verdana" w:hAnsi="Verdana"/>
                <w:sz w:val="18"/>
                <w:szCs w:val="18"/>
              </w:rPr>
              <w:t>Lack of space</w:t>
            </w:r>
          </w:p>
          <w:p w14:paraId="04B8531C" w14:textId="77777777" w:rsidR="00432FE6" w:rsidRDefault="00432FE6" w:rsidP="005202B5">
            <w:pPr>
              <w:spacing w:after="120"/>
              <w:rPr>
                <w:rFonts w:ascii="Verdana" w:hAnsi="Verdana"/>
                <w:sz w:val="18"/>
                <w:szCs w:val="18"/>
              </w:rPr>
            </w:pPr>
          </w:p>
          <w:p w14:paraId="2E590FA5" w14:textId="77777777" w:rsidR="00432FE6" w:rsidRDefault="00432FE6" w:rsidP="005202B5">
            <w:pPr>
              <w:spacing w:after="120"/>
              <w:rPr>
                <w:rFonts w:ascii="Verdana" w:hAnsi="Verdana"/>
                <w:sz w:val="18"/>
                <w:szCs w:val="18"/>
              </w:rPr>
            </w:pPr>
          </w:p>
          <w:p w14:paraId="29BA08CE" w14:textId="77777777" w:rsidR="00432FE6" w:rsidRDefault="00432FE6" w:rsidP="005202B5">
            <w:pPr>
              <w:spacing w:after="120"/>
              <w:rPr>
                <w:rFonts w:ascii="Verdana" w:hAnsi="Verdana"/>
                <w:sz w:val="18"/>
                <w:szCs w:val="18"/>
              </w:rPr>
            </w:pPr>
          </w:p>
          <w:p w14:paraId="60F094D6" w14:textId="77777777" w:rsidR="00432FE6" w:rsidRDefault="00432FE6" w:rsidP="005202B5">
            <w:pPr>
              <w:spacing w:after="120"/>
              <w:rPr>
                <w:rFonts w:ascii="Verdana" w:hAnsi="Verdana"/>
                <w:sz w:val="18"/>
                <w:szCs w:val="18"/>
              </w:rPr>
            </w:pPr>
            <w:r>
              <w:rPr>
                <w:rFonts w:ascii="Verdana" w:hAnsi="Verdana"/>
                <w:sz w:val="18"/>
                <w:szCs w:val="18"/>
              </w:rPr>
              <w:t>Safe access and egress</w:t>
            </w:r>
          </w:p>
          <w:p w14:paraId="088AB2F5" w14:textId="77777777" w:rsidR="00432FE6" w:rsidRDefault="00432FE6" w:rsidP="005202B5">
            <w:pPr>
              <w:spacing w:after="120"/>
              <w:rPr>
                <w:rFonts w:ascii="Verdana" w:hAnsi="Verdana"/>
                <w:sz w:val="18"/>
                <w:szCs w:val="18"/>
              </w:rPr>
            </w:pPr>
          </w:p>
          <w:p w14:paraId="4C0012FB" w14:textId="77777777" w:rsidR="00432FE6" w:rsidRDefault="00432FE6" w:rsidP="005202B5">
            <w:pPr>
              <w:spacing w:after="120"/>
              <w:rPr>
                <w:rFonts w:ascii="Verdana" w:hAnsi="Verdana"/>
                <w:sz w:val="18"/>
                <w:szCs w:val="18"/>
              </w:rPr>
            </w:pPr>
          </w:p>
        </w:tc>
        <w:tc>
          <w:tcPr>
            <w:tcW w:w="2016" w:type="dxa"/>
          </w:tcPr>
          <w:p w14:paraId="0480C879" w14:textId="77777777" w:rsidR="4151B582" w:rsidRDefault="4151B582" w:rsidP="446DCBE7">
            <w:pPr>
              <w:spacing w:after="120"/>
              <w:rPr>
                <w:rFonts w:ascii="Verdana" w:hAnsi="Verdana"/>
                <w:sz w:val="18"/>
                <w:szCs w:val="18"/>
              </w:rPr>
            </w:pPr>
            <w:r w:rsidRPr="446DCBE7">
              <w:rPr>
                <w:rFonts w:ascii="Verdana" w:hAnsi="Verdana"/>
                <w:sz w:val="18"/>
                <w:szCs w:val="18"/>
              </w:rPr>
              <w:t>Staff and students, Visitors.</w:t>
            </w:r>
          </w:p>
          <w:p w14:paraId="22482AA3" w14:textId="3A8FB1A1" w:rsidR="00432FE6" w:rsidRDefault="00432FE6" w:rsidP="005202B5">
            <w:pPr>
              <w:spacing w:after="120"/>
              <w:rPr>
                <w:rFonts w:ascii="Verdana" w:hAnsi="Verdana"/>
                <w:sz w:val="18"/>
                <w:szCs w:val="18"/>
              </w:rPr>
            </w:pPr>
            <w:r>
              <w:rPr>
                <w:rFonts w:ascii="Verdana" w:hAnsi="Verdana"/>
                <w:sz w:val="18"/>
                <w:szCs w:val="18"/>
              </w:rPr>
              <w:t xml:space="preserve">Bruises, sprains and strains </w:t>
            </w:r>
            <w:r w:rsidR="4279E3CB" w:rsidRPr="5D3902E5">
              <w:rPr>
                <w:rFonts w:ascii="Verdana" w:hAnsi="Verdana"/>
                <w:sz w:val="18"/>
                <w:szCs w:val="18"/>
              </w:rPr>
              <w:t xml:space="preserve">- </w:t>
            </w:r>
            <w:r w:rsidR="7D54E8FC" w:rsidRPr="5D3902E5">
              <w:rPr>
                <w:rFonts w:ascii="Verdana" w:hAnsi="Verdana"/>
                <w:sz w:val="18"/>
                <w:szCs w:val="18"/>
              </w:rPr>
              <w:t>lack of</w:t>
            </w:r>
            <w:r>
              <w:rPr>
                <w:rFonts w:ascii="Verdana" w:hAnsi="Verdana"/>
                <w:sz w:val="18"/>
                <w:szCs w:val="18"/>
              </w:rPr>
              <w:t xml:space="preserve"> space can lead to injuries through collisions with furniture</w:t>
            </w:r>
            <w:r w:rsidR="2F70F38F" w:rsidRPr="5D3902E5">
              <w:rPr>
                <w:rFonts w:ascii="Verdana" w:hAnsi="Verdana"/>
                <w:sz w:val="18"/>
                <w:szCs w:val="18"/>
              </w:rPr>
              <w:t>,</w:t>
            </w:r>
            <w:r>
              <w:rPr>
                <w:rFonts w:ascii="Verdana" w:hAnsi="Verdana"/>
                <w:sz w:val="18"/>
                <w:szCs w:val="18"/>
              </w:rPr>
              <w:t xml:space="preserve"> equipment</w:t>
            </w:r>
            <w:r w:rsidR="640FC7A0" w:rsidRPr="5D3902E5">
              <w:rPr>
                <w:rFonts w:ascii="Verdana" w:hAnsi="Verdana"/>
                <w:sz w:val="18"/>
                <w:szCs w:val="18"/>
              </w:rPr>
              <w:t xml:space="preserve"> or other persons</w:t>
            </w:r>
            <w:r>
              <w:rPr>
                <w:rFonts w:ascii="Verdana" w:hAnsi="Verdana"/>
                <w:sz w:val="18"/>
                <w:szCs w:val="18"/>
              </w:rPr>
              <w:t xml:space="preserve">. </w:t>
            </w:r>
          </w:p>
          <w:p w14:paraId="459875F2" w14:textId="77777777" w:rsidR="00432FE6" w:rsidRDefault="00432FE6" w:rsidP="005202B5">
            <w:pPr>
              <w:spacing w:after="120"/>
              <w:rPr>
                <w:rFonts w:ascii="Verdana" w:hAnsi="Verdana"/>
                <w:sz w:val="18"/>
                <w:szCs w:val="18"/>
              </w:rPr>
            </w:pPr>
            <w:r>
              <w:rPr>
                <w:rFonts w:ascii="Verdana" w:hAnsi="Verdana"/>
                <w:sz w:val="18"/>
                <w:szCs w:val="18"/>
              </w:rPr>
              <w:t>Egress is restricted or prohibited by items stored incorrectly.</w:t>
            </w:r>
          </w:p>
        </w:tc>
        <w:tc>
          <w:tcPr>
            <w:tcW w:w="8640" w:type="dxa"/>
          </w:tcPr>
          <w:p w14:paraId="04F1B0BD" w14:textId="77777777" w:rsidR="00432FE6" w:rsidRPr="005E24E2" w:rsidRDefault="00432FE6" w:rsidP="00B541DF">
            <w:pPr>
              <w:pStyle w:val="ListParagraph"/>
              <w:numPr>
                <w:ilvl w:val="0"/>
                <w:numId w:val="21"/>
              </w:numPr>
              <w:spacing w:after="120"/>
              <w:rPr>
                <w:rFonts w:ascii="Verdana" w:hAnsi="Verdana"/>
                <w:sz w:val="18"/>
                <w:szCs w:val="18"/>
              </w:rPr>
            </w:pPr>
            <w:r w:rsidRPr="005E24E2">
              <w:rPr>
                <w:rFonts w:ascii="Verdana" w:hAnsi="Verdana"/>
                <w:sz w:val="18"/>
                <w:szCs w:val="18"/>
              </w:rPr>
              <w:t>Use of appropriate sized furniture.</w:t>
            </w:r>
          </w:p>
          <w:p w14:paraId="471604BF" w14:textId="6B9ACC33" w:rsidR="00432FE6" w:rsidRPr="005E24E2" w:rsidRDefault="00432FE6" w:rsidP="00B541DF">
            <w:pPr>
              <w:pStyle w:val="ListParagraph"/>
              <w:numPr>
                <w:ilvl w:val="0"/>
                <w:numId w:val="21"/>
              </w:numPr>
              <w:spacing w:after="120"/>
              <w:rPr>
                <w:rFonts w:ascii="Verdana" w:hAnsi="Verdana"/>
                <w:sz w:val="18"/>
                <w:szCs w:val="18"/>
              </w:rPr>
            </w:pPr>
            <w:r w:rsidRPr="005E24E2">
              <w:rPr>
                <w:rFonts w:ascii="Verdana" w:hAnsi="Verdana"/>
                <w:sz w:val="18"/>
                <w:szCs w:val="18"/>
              </w:rPr>
              <w:t xml:space="preserve">Reasonable standards of housekeeping are maintained and checked on a monthly basis by users. Staff and students agree during induction to read and </w:t>
            </w:r>
            <w:r w:rsidR="2888A3B3" w:rsidRPr="005E24E2">
              <w:rPr>
                <w:rFonts w:ascii="Verdana" w:hAnsi="Verdana"/>
                <w:sz w:val="18"/>
                <w:szCs w:val="18"/>
              </w:rPr>
              <w:t>comply with</w:t>
            </w:r>
            <w:r w:rsidRPr="005E24E2">
              <w:rPr>
                <w:rFonts w:ascii="Verdana" w:hAnsi="Verdana"/>
                <w:sz w:val="18"/>
                <w:szCs w:val="18"/>
              </w:rPr>
              <w:t xml:space="preserve"> the Department’s health and safety policy which states the guidelines for housekeeping.</w:t>
            </w:r>
          </w:p>
          <w:p w14:paraId="32C0F52B" w14:textId="386E7648" w:rsidR="00432FE6" w:rsidRPr="005E24E2" w:rsidRDefault="00432FE6" w:rsidP="00B541DF">
            <w:pPr>
              <w:pStyle w:val="ListParagraph"/>
              <w:numPr>
                <w:ilvl w:val="0"/>
                <w:numId w:val="21"/>
              </w:numPr>
              <w:spacing w:after="120"/>
              <w:rPr>
                <w:rFonts w:ascii="Verdana" w:hAnsi="Verdana"/>
                <w:sz w:val="18"/>
                <w:szCs w:val="18"/>
              </w:rPr>
            </w:pPr>
            <w:r w:rsidRPr="005E24E2">
              <w:rPr>
                <w:rFonts w:ascii="Verdana" w:hAnsi="Verdana"/>
                <w:sz w:val="18"/>
                <w:szCs w:val="18"/>
              </w:rPr>
              <w:t>Space is kept between equipment to enable safe entry and exit</w:t>
            </w:r>
            <w:r w:rsidR="005E24E2">
              <w:rPr>
                <w:rFonts w:ascii="Verdana" w:hAnsi="Verdana"/>
                <w:sz w:val="18"/>
                <w:szCs w:val="18"/>
              </w:rPr>
              <w:t>, minimum 1.5m</w:t>
            </w:r>
          </w:p>
          <w:p w14:paraId="2F8A4E09" w14:textId="4374FC74" w:rsidR="00432FE6" w:rsidRPr="005E24E2" w:rsidRDefault="005202B5" w:rsidP="00B541DF">
            <w:pPr>
              <w:pStyle w:val="ListParagraph"/>
              <w:numPr>
                <w:ilvl w:val="0"/>
                <w:numId w:val="21"/>
              </w:numPr>
              <w:spacing w:after="120"/>
              <w:rPr>
                <w:rFonts w:ascii="Verdana" w:hAnsi="Verdana"/>
                <w:sz w:val="18"/>
                <w:szCs w:val="18"/>
              </w:rPr>
            </w:pPr>
            <w:r w:rsidRPr="005E24E2">
              <w:rPr>
                <w:rFonts w:ascii="Verdana" w:hAnsi="Verdana"/>
                <w:sz w:val="18"/>
                <w:szCs w:val="18"/>
              </w:rPr>
              <w:t xml:space="preserve">For rooms with single entry/exit point </w:t>
            </w:r>
            <w:r w:rsidR="44068B52" w:rsidRPr="005E24E2">
              <w:rPr>
                <w:rFonts w:ascii="Verdana" w:hAnsi="Verdana"/>
                <w:sz w:val="18"/>
                <w:szCs w:val="18"/>
              </w:rPr>
              <w:t>flammable</w:t>
            </w:r>
            <w:r w:rsidR="6F31F778" w:rsidRPr="005E24E2">
              <w:rPr>
                <w:rFonts w:ascii="Verdana" w:hAnsi="Verdana"/>
                <w:sz w:val="18"/>
                <w:szCs w:val="18"/>
              </w:rPr>
              <w:t xml:space="preserve"> materials</w:t>
            </w:r>
            <w:r w:rsidR="44068B52" w:rsidRPr="005E24E2">
              <w:rPr>
                <w:rFonts w:ascii="Verdana" w:hAnsi="Verdana"/>
                <w:sz w:val="18"/>
                <w:szCs w:val="18"/>
              </w:rPr>
              <w:t xml:space="preserve"> </w:t>
            </w:r>
            <w:r w:rsidR="1A215FAF" w:rsidRPr="005E24E2">
              <w:rPr>
                <w:rFonts w:ascii="Verdana" w:hAnsi="Verdana"/>
                <w:sz w:val="18"/>
                <w:szCs w:val="18"/>
              </w:rPr>
              <w:t>are stored</w:t>
            </w:r>
            <w:r w:rsidR="00432FE6" w:rsidRPr="005E24E2">
              <w:rPr>
                <w:rFonts w:ascii="Verdana" w:hAnsi="Verdana"/>
                <w:sz w:val="18"/>
                <w:szCs w:val="18"/>
              </w:rPr>
              <w:t xml:space="preserve"> </w:t>
            </w:r>
            <w:r w:rsidRPr="005E24E2">
              <w:rPr>
                <w:rFonts w:ascii="Verdana" w:hAnsi="Verdana"/>
                <w:sz w:val="18"/>
                <w:szCs w:val="18"/>
              </w:rPr>
              <w:t xml:space="preserve">as far away from the entry/exit point as possible to </w:t>
            </w:r>
            <w:r w:rsidR="454659EB" w:rsidRPr="005E24E2">
              <w:rPr>
                <w:rFonts w:ascii="Verdana" w:hAnsi="Verdana"/>
                <w:sz w:val="18"/>
                <w:szCs w:val="18"/>
              </w:rPr>
              <w:t>maximise the maintenance</w:t>
            </w:r>
            <w:r w:rsidRPr="005E24E2">
              <w:rPr>
                <w:rFonts w:ascii="Verdana" w:hAnsi="Verdana"/>
                <w:sz w:val="18"/>
                <w:szCs w:val="18"/>
              </w:rPr>
              <w:t xml:space="preserve"> of </w:t>
            </w:r>
            <w:r w:rsidR="454659EB" w:rsidRPr="005E24E2">
              <w:rPr>
                <w:rFonts w:ascii="Verdana" w:hAnsi="Verdana"/>
                <w:sz w:val="18"/>
                <w:szCs w:val="18"/>
              </w:rPr>
              <w:t>safe</w:t>
            </w:r>
            <w:r w:rsidR="73169BA0" w:rsidRPr="005E24E2">
              <w:rPr>
                <w:rFonts w:ascii="Verdana" w:hAnsi="Verdana"/>
                <w:sz w:val="18"/>
                <w:szCs w:val="18"/>
              </w:rPr>
              <w:t xml:space="preserve"> </w:t>
            </w:r>
            <w:r w:rsidRPr="005E24E2">
              <w:rPr>
                <w:rFonts w:ascii="Verdana" w:hAnsi="Verdana"/>
                <w:sz w:val="18"/>
                <w:szCs w:val="18"/>
              </w:rPr>
              <w:t>exit</w:t>
            </w:r>
            <w:r w:rsidR="64D706F5" w:rsidRPr="005E24E2">
              <w:rPr>
                <w:rFonts w:ascii="Verdana" w:hAnsi="Verdana"/>
                <w:sz w:val="18"/>
                <w:szCs w:val="18"/>
              </w:rPr>
              <w:t xml:space="preserve"> routes in the event </w:t>
            </w:r>
            <w:r w:rsidR="48CEE293" w:rsidRPr="005E24E2">
              <w:rPr>
                <w:rFonts w:ascii="Verdana" w:hAnsi="Verdana"/>
                <w:sz w:val="18"/>
                <w:szCs w:val="18"/>
              </w:rPr>
              <w:t>of</w:t>
            </w:r>
            <w:r w:rsidR="64D706F5" w:rsidRPr="005E24E2">
              <w:rPr>
                <w:rFonts w:ascii="Verdana" w:hAnsi="Verdana"/>
                <w:sz w:val="18"/>
                <w:szCs w:val="18"/>
              </w:rPr>
              <w:t xml:space="preserve"> </w:t>
            </w:r>
            <w:r w:rsidR="52DCE21A" w:rsidRPr="005E24E2">
              <w:rPr>
                <w:rFonts w:ascii="Verdana" w:hAnsi="Verdana"/>
                <w:sz w:val="18"/>
                <w:szCs w:val="18"/>
              </w:rPr>
              <w:t>a</w:t>
            </w:r>
            <w:r w:rsidR="64D706F5" w:rsidRPr="005E24E2">
              <w:rPr>
                <w:rFonts w:ascii="Verdana" w:hAnsi="Verdana"/>
                <w:sz w:val="18"/>
                <w:szCs w:val="18"/>
              </w:rPr>
              <w:t xml:space="preserve"> fire/incident</w:t>
            </w:r>
            <w:r w:rsidR="00432FE6" w:rsidRPr="005E24E2">
              <w:rPr>
                <w:rFonts w:ascii="Verdana" w:hAnsi="Verdana"/>
                <w:sz w:val="18"/>
                <w:szCs w:val="18"/>
              </w:rPr>
              <w:t>.</w:t>
            </w:r>
          </w:p>
        </w:tc>
        <w:tc>
          <w:tcPr>
            <w:tcW w:w="915" w:type="dxa"/>
          </w:tcPr>
          <w:p w14:paraId="67E079D2" w14:textId="72FFFB57" w:rsidR="00432FE6" w:rsidRPr="005202B5" w:rsidRDefault="0A3B17DD" w:rsidP="7B2D3064">
            <w:pPr>
              <w:rPr>
                <w:rFonts w:ascii="Verdana" w:hAnsi="Verdana"/>
                <w:sz w:val="18"/>
                <w:szCs w:val="18"/>
              </w:rPr>
            </w:pPr>
            <w:r w:rsidRPr="7B2D3064">
              <w:rPr>
                <w:rFonts w:ascii="Verdana" w:hAnsi="Verdana"/>
                <w:sz w:val="18"/>
                <w:szCs w:val="18"/>
              </w:rPr>
              <w:t>LOW</w:t>
            </w:r>
          </w:p>
        </w:tc>
        <w:tc>
          <w:tcPr>
            <w:tcW w:w="910" w:type="dxa"/>
          </w:tcPr>
          <w:p w14:paraId="29AE633A"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4AC8D709" w14:textId="77777777" w:rsidTr="429B7F8B">
        <w:trPr>
          <w:jc w:val="center"/>
        </w:trPr>
        <w:tc>
          <w:tcPr>
            <w:tcW w:w="1623" w:type="dxa"/>
          </w:tcPr>
          <w:p w14:paraId="47C4E01F" w14:textId="77777777" w:rsidR="000E7E97" w:rsidRDefault="000E7E97" w:rsidP="000E7E97">
            <w:pPr>
              <w:spacing w:after="120"/>
              <w:rPr>
                <w:rFonts w:ascii="Verdana" w:hAnsi="Verdana"/>
                <w:sz w:val="18"/>
                <w:szCs w:val="18"/>
              </w:rPr>
            </w:pPr>
            <w:r>
              <w:rPr>
                <w:rFonts w:ascii="Verdana" w:hAnsi="Verdana"/>
                <w:sz w:val="18"/>
                <w:szCs w:val="18"/>
              </w:rPr>
              <w:t>Students in makerspace</w:t>
            </w:r>
          </w:p>
          <w:p w14:paraId="08762317" w14:textId="500AC218" w:rsidR="00432FE6" w:rsidRDefault="00432FE6" w:rsidP="000E7E97">
            <w:pPr>
              <w:spacing w:after="120"/>
              <w:rPr>
                <w:rFonts w:ascii="Verdana" w:hAnsi="Verdana"/>
                <w:sz w:val="18"/>
                <w:szCs w:val="18"/>
              </w:rPr>
            </w:pPr>
            <w:r w:rsidRPr="00F2268B">
              <w:rPr>
                <w:rFonts w:ascii="Verdana" w:hAnsi="Verdana"/>
                <w:b/>
                <w:sz w:val="18"/>
                <w:szCs w:val="18"/>
                <w:highlight w:val="yellow"/>
              </w:rPr>
              <w:t>E=essential</w:t>
            </w:r>
          </w:p>
        </w:tc>
        <w:tc>
          <w:tcPr>
            <w:tcW w:w="1767" w:type="dxa"/>
          </w:tcPr>
          <w:p w14:paraId="372CEC58" w14:textId="77777777" w:rsidR="00432FE6" w:rsidRDefault="00432FE6" w:rsidP="005202B5">
            <w:pPr>
              <w:spacing w:after="120"/>
              <w:rPr>
                <w:rFonts w:ascii="Verdana" w:hAnsi="Verdana"/>
                <w:sz w:val="18"/>
                <w:szCs w:val="18"/>
              </w:rPr>
            </w:pPr>
            <w:r>
              <w:rPr>
                <w:rFonts w:ascii="Verdana" w:hAnsi="Verdana"/>
                <w:sz w:val="18"/>
                <w:szCs w:val="18"/>
              </w:rPr>
              <w:t>Poor Hygiene</w:t>
            </w:r>
          </w:p>
        </w:tc>
        <w:tc>
          <w:tcPr>
            <w:tcW w:w="2016" w:type="dxa"/>
          </w:tcPr>
          <w:p w14:paraId="5173AE48" w14:textId="77777777" w:rsidR="00432FE6" w:rsidRDefault="00432FE6" w:rsidP="005202B5">
            <w:pPr>
              <w:spacing w:after="120"/>
              <w:rPr>
                <w:rFonts w:ascii="Verdana" w:hAnsi="Verdana"/>
                <w:sz w:val="18"/>
                <w:szCs w:val="18"/>
              </w:rPr>
            </w:pPr>
            <w:r w:rsidRPr="00F648A7">
              <w:rPr>
                <w:rFonts w:ascii="Verdana" w:hAnsi="Verdana"/>
                <w:sz w:val="18"/>
                <w:szCs w:val="18"/>
              </w:rPr>
              <w:t xml:space="preserve">Staff </w:t>
            </w:r>
            <w:r>
              <w:rPr>
                <w:rFonts w:ascii="Verdana" w:hAnsi="Verdana"/>
                <w:sz w:val="18"/>
                <w:szCs w:val="18"/>
              </w:rPr>
              <w:t>and</w:t>
            </w:r>
            <w:r w:rsidRPr="00F648A7">
              <w:rPr>
                <w:rFonts w:ascii="Verdana" w:hAnsi="Verdana"/>
                <w:sz w:val="18"/>
                <w:szCs w:val="18"/>
              </w:rPr>
              <w:t xml:space="preserve"> students, </w:t>
            </w:r>
            <w:r>
              <w:rPr>
                <w:rFonts w:ascii="Verdana" w:hAnsi="Verdana"/>
                <w:sz w:val="18"/>
                <w:szCs w:val="18"/>
              </w:rPr>
              <w:t>Visitors.</w:t>
            </w:r>
          </w:p>
          <w:p w14:paraId="5DF1D07A" w14:textId="77777777" w:rsidR="00432FE6" w:rsidRDefault="00432FE6" w:rsidP="005202B5">
            <w:pPr>
              <w:spacing w:after="120"/>
              <w:rPr>
                <w:rFonts w:ascii="Verdana" w:hAnsi="Verdana"/>
                <w:sz w:val="18"/>
                <w:szCs w:val="18"/>
              </w:rPr>
            </w:pPr>
            <w:r>
              <w:rPr>
                <w:rFonts w:ascii="Verdana" w:hAnsi="Verdana"/>
                <w:sz w:val="18"/>
                <w:szCs w:val="18"/>
              </w:rPr>
              <w:t>D</w:t>
            </w:r>
            <w:r w:rsidRPr="00F648A7">
              <w:rPr>
                <w:rFonts w:ascii="Verdana" w:hAnsi="Verdana"/>
                <w:sz w:val="18"/>
                <w:szCs w:val="18"/>
              </w:rPr>
              <w:t>iscomfort</w:t>
            </w:r>
          </w:p>
          <w:p w14:paraId="20D7CDBC" w14:textId="77777777" w:rsidR="00432FE6" w:rsidRDefault="00432FE6" w:rsidP="005202B5">
            <w:pPr>
              <w:spacing w:after="120"/>
              <w:rPr>
                <w:rFonts w:ascii="Verdana" w:hAnsi="Verdana"/>
                <w:sz w:val="18"/>
                <w:szCs w:val="18"/>
              </w:rPr>
            </w:pPr>
            <w:r>
              <w:rPr>
                <w:rFonts w:ascii="Verdana" w:hAnsi="Verdana"/>
                <w:sz w:val="18"/>
                <w:szCs w:val="18"/>
              </w:rPr>
              <w:t>Inadequate cleaning, water burn, no towels can lead to dermatitis</w:t>
            </w:r>
          </w:p>
        </w:tc>
        <w:tc>
          <w:tcPr>
            <w:tcW w:w="8640" w:type="dxa"/>
          </w:tcPr>
          <w:p w14:paraId="11FC70FA" w14:textId="77777777" w:rsidR="00432FE6" w:rsidRPr="00905204" w:rsidRDefault="00432FE6" w:rsidP="00B541DF">
            <w:pPr>
              <w:pStyle w:val="ListParagraph"/>
              <w:numPr>
                <w:ilvl w:val="0"/>
                <w:numId w:val="22"/>
              </w:numPr>
              <w:spacing w:after="120"/>
              <w:rPr>
                <w:rFonts w:ascii="Verdana" w:hAnsi="Verdana"/>
                <w:sz w:val="18"/>
                <w:szCs w:val="18"/>
              </w:rPr>
            </w:pPr>
            <w:r w:rsidRPr="00905204">
              <w:rPr>
                <w:rFonts w:ascii="Verdana" w:hAnsi="Verdana"/>
                <w:sz w:val="18"/>
                <w:szCs w:val="18"/>
              </w:rPr>
              <w:t>Water temperature at hand wash sink can be adjusted and is limited at source.</w:t>
            </w:r>
          </w:p>
          <w:p w14:paraId="7F120904" w14:textId="199404BB" w:rsidR="00432FE6" w:rsidRDefault="00432FE6" w:rsidP="00B541DF">
            <w:pPr>
              <w:pStyle w:val="ListParagraph"/>
              <w:numPr>
                <w:ilvl w:val="0"/>
                <w:numId w:val="22"/>
              </w:numPr>
              <w:spacing w:after="120"/>
              <w:rPr>
                <w:rFonts w:ascii="Verdana" w:hAnsi="Verdana"/>
                <w:sz w:val="18"/>
                <w:szCs w:val="18"/>
              </w:rPr>
            </w:pPr>
            <w:r w:rsidRPr="00905204">
              <w:rPr>
                <w:rFonts w:ascii="Verdana" w:hAnsi="Verdana"/>
                <w:sz w:val="18"/>
                <w:szCs w:val="18"/>
              </w:rPr>
              <w:t xml:space="preserve">Soap and paper towels are provided and maintained by </w:t>
            </w:r>
            <w:r w:rsidR="005202B5" w:rsidRPr="00905204">
              <w:rPr>
                <w:rFonts w:ascii="Verdana" w:hAnsi="Verdana"/>
                <w:sz w:val="18"/>
                <w:szCs w:val="18"/>
              </w:rPr>
              <w:t xml:space="preserve">area </w:t>
            </w:r>
            <w:r w:rsidRPr="00905204">
              <w:rPr>
                <w:rFonts w:ascii="Verdana" w:hAnsi="Verdana"/>
                <w:sz w:val="18"/>
                <w:szCs w:val="18"/>
              </w:rPr>
              <w:t>staff</w:t>
            </w:r>
            <w:r w:rsidR="0504BD7E" w:rsidRPr="00905204">
              <w:rPr>
                <w:rFonts w:ascii="Verdana" w:hAnsi="Verdana"/>
                <w:sz w:val="18"/>
                <w:szCs w:val="18"/>
              </w:rPr>
              <w:t xml:space="preserve"> </w:t>
            </w:r>
            <w:r w:rsidR="006B2C00">
              <w:rPr>
                <w:rFonts w:ascii="Verdana" w:hAnsi="Verdana"/>
                <w:sz w:val="18"/>
                <w:szCs w:val="18"/>
              </w:rPr>
              <w:t>or users</w:t>
            </w:r>
          </w:p>
        </w:tc>
        <w:tc>
          <w:tcPr>
            <w:tcW w:w="915" w:type="dxa"/>
          </w:tcPr>
          <w:p w14:paraId="71F0D8F5" w14:textId="60B8A4B1" w:rsidR="00432FE6" w:rsidRPr="005202B5" w:rsidRDefault="1F9E4078" w:rsidP="7B2D3064">
            <w:pPr>
              <w:rPr>
                <w:rFonts w:ascii="Verdana" w:hAnsi="Verdana"/>
                <w:sz w:val="18"/>
                <w:szCs w:val="18"/>
              </w:rPr>
            </w:pPr>
            <w:r w:rsidRPr="7B2D3064">
              <w:rPr>
                <w:rFonts w:ascii="Verdana" w:hAnsi="Verdana"/>
                <w:sz w:val="18"/>
                <w:szCs w:val="18"/>
              </w:rPr>
              <w:t>LOW</w:t>
            </w:r>
          </w:p>
        </w:tc>
        <w:tc>
          <w:tcPr>
            <w:tcW w:w="910" w:type="dxa"/>
          </w:tcPr>
          <w:p w14:paraId="3FC02E9B"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2C2F167B" w14:textId="77777777" w:rsidTr="429B7F8B">
        <w:trPr>
          <w:jc w:val="center"/>
        </w:trPr>
        <w:tc>
          <w:tcPr>
            <w:tcW w:w="1623" w:type="dxa"/>
          </w:tcPr>
          <w:p w14:paraId="1FC9ED56" w14:textId="77777777" w:rsidR="000E7E97" w:rsidRDefault="000E7E97" w:rsidP="005202B5">
            <w:pPr>
              <w:spacing w:after="120"/>
              <w:rPr>
                <w:rFonts w:ascii="Verdana" w:hAnsi="Verdana"/>
                <w:sz w:val="18"/>
                <w:szCs w:val="18"/>
              </w:rPr>
            </w:pPr>
            <w:r>
              <w:rPr>
                <w:rFonts w:ascii="Verdana" w:hAnsi="Verdana"/>
                <w:sz w:val="18"/>
                <w:szCs w:val="18"/>
              </w:rPr>
              <w:t>Students in makerspace</w:t>
            </w:r>
          </w:p>
          <w:p w14:paraId="32BC32EF" w14:textId="62ACF1ED" w:rsidR="00432FE6" w:rsidRDefault="008235BC" w:rsidP="005202B5">
            <w:pPr>
              <w:spacing w:after="120"/>
              <w:rPr>
                <w:rFonts w:ascii="Verdana" w:hAnsi="Verdana"/>
                <w:sz w:val="18"/>
                <w:szCs w:val="18"/>
              </w:rPr>
            </w:pPr>
            <w:r w:rsidRPr="00C33E09">
              <w:rPr>
                <w:rFonts w:ascii="Verdana" w:hAnsi="Verdana"/>
                <w:b/>
                <w:sz w:val="18"/>
                <w:szCs w:val="18"/>
                <w:highlight w:val="yellow"/>
              </w:rPr>
              <w:t>E=essential</w:t>
            </w:r>
          </w:p>
          <w:p w14:paraId="78FAB929" w14:textId="77777777" w:rsidR="00432FE6" w:rsidRDefault="00432FE6" w:rsidP="005202B5">
            <w:pPr>
              <w:spacing w:after="120"/>
              <w:rPr>
                <w:rFonts w:ascii="Verdana" w:hAnsi="Verdana"/>
                <w:sz w:val="18"/>
                <w:szCs w:val="18"/>
              </w:rPr>
            </w:pPr>
          </w:p>
        </w:tc>
        <w:tc>
          <w:tcPr>
            <w:tcW w:w="1767" w:type="dxa"/>
          </w:tcPr>
          <w:p w14:paraId="459E5EE4" w14:textId="77777777" w:rsidR="00432FE6" w:rsidRDefault="00432FE6" w:rsidP="00003E1E">
            <w:pPr>
              <w:spacing w:after="120"/>
              <w:rPr>
                <w:rFonts w:ascii="Verdana" w:hAnsi="Verdana"/>
                <w:sz w:val="18"/>
                <w:szCs w:val="18"/>
              </w:rPr>
            </w:pPr>
            <w:r>
              <w:rPr>
                <w:rFonts w:ascii="Verdana" w:hAnsi="Verdana"/>
                <w:sz w:val="18"/>
                <w:szCs w:val="18"/>
              </w:rPr>
              <w:t xml:space="preserve">Waste </w:t>
            </w:r>
            <w:r w:rsidR="00003E1E">
              <w:rPr>
                <w:rFonts w:ascii="Verdana" w:hAnsi="Verdana"/>
                <w:sz w:val="18"/>
                <w:szCs w:val="18"/>
              </w:rPr>
              <w:t>management</w:t>
            </w:r>
            <w:r>
              <w:rPr>
                <w:rFonts w:ascii="Verdana" w:hAnsi="Verdana"/>
                <w:sz w:val="18"/>
                <w:szCs w:val="18"/>
              </w:rPr>
              <w:t xml:space="preserve">/ </w:t>
            </w:r>
            <w:r w:rsidR="00003E1E">
              <w:rPr>
                <w:rFonts w:ascii="Verdana" w:hAnsi="Verdana"/>
                <w:sz w:val="18"/>
                <w:szCs w:val="18"/>
              </w:rPr>
              <w:t>d</w:t>
            </w:r>
            <w:r>
              <w:rPr>
                <w:rFonts w:ascii="Verdana" w:hAnsi="Verdana"/>
                <w:sz w:val="18"/>
                <w:szCs w:val="18"/>
              </w:rPr>
              <w:t>isposal</w:t>
            </w:r>
          </w:p>
        </w:tc>
        <w:tc>
          <w:tcPr>
            <w:tcW w:w="2016" w:type="dxa"/>
          </w:tcPr>
          <w:p w14:paraId="67AB3A8D" w14:textId="77777777" w:rsidR="00432FE6" w:rsidRDefault="00432FE6" w:rsidP="005202B5">
            <w:pPr>
              <w:spacing w:after="120"/>
              <w:rPr>
                <w:rFonts w:ascii="Verdana" w:hAnsi="Verdana"/>
                <w:sz w:val="18"/>
                <w:szCs w:val="18"/>
              </w:rPr>
            </w:pPr>
            <w:r w:rsidRPr="00F648A7">
              <w:rPr>
                <w:rFonts w:ascii="Verdana" w:hAnsi="Verdana"/>
                <w:sz w:val="18"/>
                <w:szCs w:val="18"/>
              </w:rPr>
              <w:t xml:space="preserve">Staff </w:t>
            </w:r>
            <w:r>
              <w:rPr>
                <w:rFonts w:ascii="Verdana" w:hAnsi="Verdana"/>
                <w:sz w:val="18"/>
                <w:szCs w:val="18"/>
              </w:rPr>
              <w:t>and</w:t>
            </w:r>
            <w:r w:rsidRPr="00F648A7">
              <w:rPr>
                <w:rFonts w:ascii="Verdana" w:hAnsi="Verdana"/>
                <w:sz w:val="18"/>
                <w:szCs w:val="18"/>
              </w:rPr>
              <w:t xml:space="preserve"> students, </w:t>
            </w:r>
            <w:r>
              <w:rPr>
                <w:rFonts w:ascii="Verdana" w:hAnsi="Verdana"/>
                <w:sz w:val="18"/>
                <w:szCs w:val="18"/>
              </w:rPr>
              <w:t>visitors.</w:t>
            </w:r>
          </w:p>
          <w:p w14:paraId="2EF21861" w14:textId="77777777" w:rsidR="00432FE6" w:rsidRDefault="00432FE6" w:rsidP="005202B5">
            <w:pPr>
              <w:spacing w:after="120"/>
              <w:rPr>
                <w:rFonts w:ascii="Verdana" w:hAnsi="Verdana"/>
                <w:sz w:val="18"/>
                <w:szCs w:val="18"/>
              </w:rPr>
            </w:pPr>
          </w:p>
          <w:p w14:paraId="189DFCF5" w14:textId="77777777" w:rsidR="00432FE6" w:rsidRDefault="00432FE6" w:rsidP="005202B5">
            <w:pPr>
              <w:spacing w:after="120"/>
              <w:rPr>
                <w:rFonts w:ascii="Verdana" w:hAnsi="Verdana"/>
                <w:sz w:val="18"/>
                <w:szCs w:val="18"/>
              </w:rPr>
            </w:pPr>
            <w:r>
              <w:rPr>
                <w:rFonts w:ascii="Verdana" w:hAnsi="Verdana"/>
                <w:sz w:val="18"/>
                <w:szCs w:val="18"/>
              </w:rPr>
              <w:t>Discomfort from poor housekeeping and odours</w:t>
            </w:r>
          </w:p>
        </w:tc>
        <w:tc>
          <w:tcPr>
            <w:tcW w:w="8640" w:type="dxa"/>
          </w:tcPr>
          <w:p w14:paraId="367ACEFE" w14:textId="5299699F" w:rsidR="00432FE6" w:rsidRDefault="08FCFA16" w:rsidP="00B541DF">
            <w:pPr>
              <w:pStyle w:val="ListParagraph"/>
              <w:numPr>
                <w:ilvl w:val="0"/>
                <w:numId w:val="24"/>
              </w:numPr>
              <w:spacing w:after="120"/>
            </w:pPr>
            <w:r w:rsidRPr="00173FE2">
              <w:rPr>
                <w:rFonts w:ascii="Verdana" w:eastAsia="Verdana" w:hAnsi="Verdana" w:cs="Verdana"/>
                <w:sz w:val="18"/>
                <w:szCs w:val="18"/>
              </w:rPr>
              <w:t>A variety of waste bins/streams are supplied for recycling and disposal needs. These are covered in local Induction.</w:t>
            </w:r>
          </w:p>
          <w:p w14:paraId="668C1C8F" w14:textId="77777777" w:rsidR="003304BD" w:rsidRDefault="00432FE6" w:rsidP="003304BD">
            <w:pPr>
              <w:pStyle w:val="ListParagraph"/>
              <w:numPr>
                <w:ilvl w:val="0"/>
                <w:numId w:val="24"/>
              </w:numPr>
              <w:spacing w:after="120"/>
              <w:rPr>
                <w:rFonts w:ascii="Verdana" w:hAnsi="Verdana"/>
                <w:sz w:val="18"/>
                <w:szCs w:val="18"/>
              </w:rPr>
            </w:pPr>
            <w:r w:rsidRPr="00173FE2">
              <w:rPr>
                <w:rFonts w:ascii="Verdana" w:eastAsia="Verdana" w:hAnsi="Verdana" w:cs="Verdana"/>
                <w:sz w:val="18"/>
                <w:szCs w:val="18"/>
              </w:rPr>
              <w:t xml:space="preserve">House services staff dispose of </w:t>
            </w:r>
            <w:r w:rsidR="08FCFA16" w:rsidRPr="00173FE2">
              <w:rPr>
                <w:rFonts w:ascii="Verdana" w:eastAsia="Verdana" w:hAnsi="Verdana" w:cs="Verdana"/>
                <w:sz w:val="18"/>
                <w:szCs w:val="18"/>
              </w:rPr>
              <w:t>general waste regularly</w:t>
            </w:r>
            <w:r w:rsidR="6265D80E" w:rsidRPr="00173FE2">
              <w:rPr>
                <w:rFonts w:ascii="Verdana" w:eastAsia="Verdana" w:hAnsi="Verdana" w:cs="Verdana"/>
                <w:sz w:val="18"/>
                <w:szCs w:val="18"/>
              </w:rPr>
              <w:t xml:space="preserve"> and </w:t>
            </w:r>
            <w:r w:rsidRPr="00173FE2">
              <w:rPr>
                <w:rFonts w:ascii="Verdana" w:eastAsia="Verdana" w:hAnsi="Verdana" w:cs="Verdana"/>
                <w:sz w:val="18"/>
                <w:szCs w:val="18"/>
              </w:rPr>
              <w:t>as</w:t>
            </w:r>
            <w:r w:rsidRPr="00173FE2">
              <w:rPr>
                <w:rFonts w:ascii="Verdana" w:hAnsi="Verdana"/>
                <w:sz w:val="18"/>
                <w:szCs w:val="18"/>
              </w:rPr>
              <w:t xml:space="preserve"> requested by </w:t>
            </w:r>
            <w:r w:rsidR="00003E1E" w:rsidRPr="00173FE2">
              <w:rPr>
                <w:rFonts w:ascii="Verdana" w:hAnsi="Verdana"/>
                <w:sz w:val="18"/>
                <w:szCs w:val="18"/>
              </w:rPr>
              <w:t>area</w:t>
            </w:r>
            <w:r w:rsidRPr="00173FE2">
              <w:rPr>
                <w:rFonts w:ascii="Verdana" w:hAnsi="Verdana"/>
                <w:sz w:val="18"/>
                <w:szCs w:val="18"/>
              </w:rPr>
              <w:t xml:space="preserve"> staff or technical teams.</w:t>
            </w:r>
          </w:p>
          <w:p w14:paraId="475E7F4F" w14:textId="3A144087" w:rsidR="00432FE6" w:rsidRPr="00173FE2" w:rsidRDefault="00432FE6" w:rsidP="00295CED">
            <w:pPr>
              <w:pStyle w:val="ListParagraph"/>
              <w:spacing w:after="120"/>
              <w:ind w:left="360"/>
              <w:rPr>
                <w:rFonts w:ascii="Verdana" w:hAnsi="Verdana"/>
                <w:sz w:val="18"/>
                <w:szCs w:val="18"/>
              </w:rPr>
            </w:pPr>
          </w:p>
        </w:tc>
        <w:tc>
          <w:tcPr>
            <w:tcW w:w="915" w:type="dxa"/>
          </w:tcPr>
          <w:p w14:paraId="0F46DE55" w14:textId="77CD178A" w:rsidR="00432FE6" w:rsidRPr="005202B5" w:rsidRDefault="65DCBF10" w:rsidP="7B2D3064">
            <w:pPr>
              <w:rPr>
                <w:rFonts w:ascii="Verdana" w:hAnsi="Verdana"/>
                <w:sz w:val="18"/>
                <w:szCs w:val="18"/>
              </w:rPr>
            </w:pPr>
            <w:r w:rsidRPr="7B2D3064">
              <w:rPr>
                <w:rFonts w:ascii="Verdana" w:hAnsi="Verdana"/>
                <w:sz w:val="18"/>
                <w:szCs w:val="18"/>
              </w:rPr>
              <w:t>LOW</w:t>
            </w:r>
          </w:p>
        </w:tc>
        <w:tc>
          <w:tcPr>
            <w:tcW w:w="910" w:type="dxa"/>
          </w:tcPr>
          <w:p w14:paraId="2CCC142F"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45334765" w14:textId="77777777" w:rsidTr="429B7F8B">
        <w:trPr>
          <w:jc w:val="center"/>
        </w:trPr>
        <w:tc>
          <w:tcPr>
            <w:tcW w:w="1623" w:type="dxa"/>
          </w:tcPr>
          <w:p w14:paraId="705CC6E0" w14:textId="32468426" w:rsidR="008C6F8A" w:rsidRDefault="008C6F8A" w:rsidP="005202B5">
            <w:pPr>
              <w:spacing w:after="120"/>
              <w:rPr>
                <w:rFonts w:ascii="Verdana" w:hAnsi="Verdana"/>
                <w:sz w:val="18"/>
                <w:szCs w:val="18"/>
              </w:rPr>
            </w:pPr>
            <w:r>
              <w:rPr>
                <w:rFonts w:ascii="Verdana" w:hAnsi="Verdana"/>
                <w:sz w:val="18"/>
                <w:szCs w:val="18"/>
              </w:rPr>
              <w:t>Students in makerspace</w:t>
            </w:r>
          </w:p>
          <w:p w14:paraId="1098C64B" w14:textId="12C37B45" w:rsidR="00432FE6" w:rsidRDefault="00432FE6" w:rsidP="005202B5">
            <w:pPr>
              <w:spacing w:after="120"/>
              <w:rPr>
                <w:rFonts w:ascii="Verdana" w:hAnsi="Verdana"/>
                <w:sz w:val="18"/>
                <w:szCs w:val="18"/>
              </w:rPr>
            </w:pPr>
            <w:r>
              <w:rPr>
                <w:rFonts w:ascii="Verdana" w:hAnsi="Verdana"/>
                <w:sz w:val="18"/>
                <w:szCs w:val="18"/>
              </w:rPr>
              <w:t xml:space="preserve">Sitting or standing </w:t>
            </w:r>
          </w:p>
          <w:p w14:paraId="0DDE2266" w14:textId="77777777" w:rsidR="00432FE6" w:rsidRDefault="00432FE6" w:rsidP="005202B5">
            <w:pPr>
              <w:spacing w:after="120"/>
              <w:rPr>
                <w:rFonts w:ascii="Verdana" w:hAnsi="Verdana"/>
                <w:sz w:val="18"/>
                <w:szCs w:val="18"/>
              </w:rPr>
            </w:pPr>
            <w:r w:rsidRPr="008235BC">
              <w:rPr>
                <w:rFonts w:ascii="Verdana" w:hAnsi="Verdana"/>
                <w:b/>
                <w:sz w:val="18"/>
                <w:szCs w:val="18"/>
                <w:highlight w:val="yellow"/>
              </w:rPr>
              <w:t>E=essential</w:t>
            </w:r>
          </w:p>
        </w:tc>
        <w:tc>
          <w:tcPr>
            <w:tcW w:w="1767" w:type="dxa"/>
          </w:tcPr>
          <w:p w14:paraId="1DDA54E2" w14:textId="77777777" w:rsidR="00432FE6" w:rsidRDefault="00432FE6" w:rsidP="005202B5">
            <w:pPr>
              <w:spacing w:after="120"/>
              <w:rPr>
                <w:rFonts w:ascii="Verdana" w:hAnsi="Verdana"/>
                <w:sz w:val="18"/>
                <w:szCs w:val="18"/>
              </w:rPr>
            </w:pPr>
            <w:r>
              <w:rPr>
                <w:rFonts w:ascii="Verdana" w:hAnsi="Verdana"/>
                <w:sz w:val="18"/>
                <w:szCs w:val="18"/>
              </w:rPr>
              <w:t>Lack of or inappropriate seating</w:t>
            </w:r>
          </w:p>
          <w:p w14:paraId="5BF733EC" w14:textId="77777777" w:rsidR="00432FE6" w:rsidRPr="003E5301" w:rsidRDefault="00432FE6" w:rsidP="005202B5">
            <w:pPr>
              <w:spacing w:after="120"/>
              <w:rPr>
                <w:rFonts w:ascii="Verdana" w:hAnsi="Verdana"/>
                <w:sz w:val="18"/>
                <w:szCs w:val="18"/>
              </w:rPr>
            </w:pPr>
            <w:r w:rsidRPr="003E5301">
              <w:rPr>
                <w:rFonts w:ascii="Verdana" w:hAnsi="Verdana"/>
                <w:sz w:val="18"/>
                <w:szCs w:val="18"/>
              </w:rPr>
              <w:t xml:space="preserve"> </w:t>
            </w:r>
          </w:p>
          <w:p w14:paraId="358FCC10" w14:textId="56B91426" w:rsidR="00432FE6" w:rsidRDefault="00432FE6" w:rsidP="005202B5">
            <w:pPr>
              <w:spacing w:after="120"/>
              <w:rPr>
                <w:rFonts w:ascii="Verdana" w:hAnsi="Verdana"/>
                <w:sz w:val="18"/>
                <w:szCs w:val="18"/>
              </w:rPr>
            </w:pPr>
          </w:p>
        </w:tc>
        <w:tc>
          <w:tcPr>
            <w:tcW w:w="2016" w:type="dxa"/>
          </w:tcPr>
          <w:p w14:paraId="689447CB" w14:textId="77777777" w:rsidR="00432FE6" w:rsidRDefault="00003E1E" w:rsidP="005202B5">
            <w:pPr>
              <w:spacing w:after="120"/>
              <w:rPr>
                <w:rFonts w:ascii="Verdana" w:hAnsi="Verdana"/>
                <w:sz w:val="18"/>
                <w:szCs w:val="18"/>
              </w:rPr>
            </w:pPr>
            <w:r>
              <w:rPr>
                <w:rFonts w:ascii="Verdana" w:hAnsi="Verdana"/>
                <w:sz w:val="18"/>
                <w:szCs w:val="18"/>
              </w:rPr>
              <w:t>S</w:t>
            </w:r>
            <w:r w:rsidR="00432FE6">
              <w:rPr>
                <w:rFonts w:ascii="Verdana" w:hAnsi="Verdana"/>
                <w:sz w:val="18"/>
                <w:szCs w:val="18"/>
              </w:rPr>
              <w:t>taff, students, visitors.</w:t>
            </w:r>
          </w:p>
          <w:p w14:paraId="1B93299D" w14:textId="77777777" w:rsidR="00432FE6" w:rsidRDefault="00432FE6" w:rsidP="005202B5">
            <w:pPr>
              <w:spacing w:after="120"/>
              <w:rPr>
                <w:rFonts w:ascii="Verdana" w:hAnsi="Verdana"/>
                <w:sz w:val="18"/>
                <w:szCs w:val="18"/>
              </w:rPr>
            </w:pPr>
            <w:r>
              <w:rPr>
                <w:rFonts w:ascii="Verdana" w:hAnsi="Verdana"/>
                <w:sz w:val="18"/>
                <w:szCs w:val="18"/>
              </w:rPr>
              <w:t xml:space="preserve">Aches and pains from sitting down (tired legs, injuries/illnesses) and seating is not available. </w:t>
            </w:r>
          </w:p>
          <w:p w14:paraId="77B030F7" w14:textId="1602C3AB" w:rsidR="00432FE6" w:rsidRDefault="00432FE6" w:rsidP="005202B5">
            <w:pPr>
              <w:spacing w:after="120"/>
              <w:rPr>
                <w:rFonts w:ascii="Verdana" w:hAnsi="Verdana"/>
                <w:sz w:val="18"/>
                <w:szCs w:val="18"/>
              </w:rPr>
            </w:pPr>
          </w:p>
        </w:tc>
        <w:tc>
          <w:tcPr>
            <w:tcW w:w="8640" w:type="dxa"/>
          </w:tcPr>
          <w:p w14:paraId="081D30DB" w14:textId="58957A53" w:rsidR="00432FE6" w:rsidRPr="00173FE2" w:rsidRDefault="00003E1E" w:rsidP="00B541DF">
            <w:pPr>
              <w:pStyle w:val="ListParagraph"/>
              <w:numPr>
                <w:ilvl w:val="0"/>
                <w:numId w:val="25"/>
              </w:numPr>
              <w:spacing w:after="120"/>
              <w:rPr>
                <w:rFonts w:ascii="Verdana" w:hAnsi="Verdana"/>
                <w:sz w:val="18"/>
                <w:szCs w:val="18"/>
              </w:rPr>
            </w:pPr>
            <w:r w:rsidRPr="00173FE2">
              <w:rPr>
                <w:rFonts w:ascii="Verdana" w:hAnsi="Verdana"/>
                <w:sz w:val="18"/>
                <w:szCs w:val="18"/>
              </w:rPr>
              <w:t>Suitable seating is provided in all areas as required</w:t>
            </w:r>
            <w:r w:rsidR="00432FE6" w:rsidRPr="00173FE2">
              <w:rPr>
                <w:rFonts w:ascii="Verdana" w:hAnsi="Verdana"/>
                <w:sz w:val="18"/>
                <w:szCs w:val="18"/>
              </w:rPr>
              <w:t xml:space="preserve">. </w:t>
            </w:r>
          </w:p>
          <w:p w14:paraId="62AD1046" w14:textId="5F09CCCD" w:rsidR="00432FE6" w:rsidRPr="00173FE2" w:rsidRDefault="00432FE6" w:rsidP="008C6F8A">
            <w:pPr>
              <w:pStyle w:val="ListParagraph"/>
              <w:numPr>
                <w:ilvl w:val="0"/>
                <w:numId w:val="25"/>
              </w:numPr>
              <w:spacing w:after="120"/>
              <w:rPr>
                <w:rFonts w:ascii="Verdana" w:hAnsi="Verdana"/>
                <w:sz w:val="18"/>
                <w:szCs w:val="18"/>
              </w:rPr>
            </w:pPr>
            <w:r w:rsidRPr="00173FE2">
              <w:rPr>
                <w:rFonts w:ascii="Verdana" w:hAnsi="Verdana"/>
                <w:sz w:val="18"/>
                <w:szCs w:val="18"/>
              </w:rPr>
              <w:t>Ergonomic hazards are dealt with separately.</w:t>
            </w:r>
          </w:p>
        </w:tc>
        <w:tc>
          <w:tcPr>
            <w:tcW w:w="915" w:type="dxa"/>
          </w:tcPr>
          <w:p w14:paraId="24562C84" w14:textId="0CE151C1" w:rsidR="00432FE6" w:rsidRPr="00003E1E" w:rsidRDefault="5D88C6A1" w:rsidP="7B2D3064">
            <w:pPr>
              <w:rPr>
                <w:rFonts w:ascii="Verdana" w:hAnsi="Verdana"/>
                <w:sz w:val="18"/>
                <w:szCs w:val="18"/>
              </w:rPr>
            </w:pPr>
            <w:r w:rsidRPr="7B2D3064">
              <w:rPr>
                <w:rFonts w:ascii="Verdana" w:hAnsi="Verdana"/>
                <w:sz w:val="18"/>
                <w:szCs w:val="18"/>
              </w:rPr>
              <w:t>LOW</w:t>
            </w:r>
          </w:p>
        </w:tc>
        <w:tc>
          <w:tcPr>
            <w:tcW w:w="910" w:type="dxa"/>
          </w:tcPr>
          <w:p w14:paraId="18F68AB0"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52A50994" w14:textId="77777777" w:rsidTr="429B7F8B">
        <w:trPr>
          <w:jc w:val="center"/>
        </w:trPr>
        <w:tc>
          <w:tcPr>
            <w:tcW w:w="1623" w:type="dxa"/>
          </w:tcPr>
          <w:p w14:paraId="47D14756" w14:textId="1F9BF525" w:rsidR="00432FE6" w:rsidRPr="00432FE6" w:rsidRDefault="00D71D66" w:rsidP="005202B5">
            <w:pPr>
              <w:spacing w:after="120"/>
              <w:rPr>
                <w:rFonts w:ascii="Verdana" w:hAnsi="Verdana"/>
                <w:b/>
                <w:sz w:val="18"/>
                <w:szCs w:val="18"/>
              </w:rPr>
            </w:pPr>
            <w:r>
              <w:rPr>
                <w:rFonts w:ascii="Verdana" w:hAnsi="Verdana"/>
                <w:sz w:val="18"/>
                <w:szCs w:val="18"/>
              </w:rPr>
              <w:t xml:space="preserve">Students working in makerspace </w:t>
            </w:r>
            <w:r w:rsidR="00432FE6" w:rsidRPr="008235BC">
              <w:rPr>
                <w:rFonts w:ascii="Verdana" w:hAnsi="Verdana"/>
                <w:b/>
                <w:sz w:val="18"/>
                <w:szCs w:val="18"/>
                <w:highlight w:val="yellow"/>
              </w:rPr>
              <w:t>E=essential</w:t>
            </w:r>
          </w:p>
        </w:tc>
        <w:tc>
          <w:tcPr>
            <w:tcW w:w="1767" w:type="dxa"/>
          </w:tcPr>
          <w:p w14:paraId="42AA78CC" w14:textId="3C421F15" w:rsidR="00432FE6" w:rsidRDefault="006C2F68" w:rsidP="005202B5">
            <w:pPr>
              <w:spacing w:after="120"/>
              <w:rPr>
                <w:rFonts w:ascii="Verdana" w:hAnsi="Verdana"/>
                <w:sz w:val="18"/>
                <w:szCs w:val="18"/>
              </w:rPr>
            </w:pPr>
            <w:r>
              <w:rPr>
                <w:rFonts w:ascii="Verdana" w:hAnsi="Verdana"/>
                <w:sz w:val="18"/>
                <w:szCs w:val="18"/>
              </w:rPr>
              <w:t>Use of mobile phones/devices</w:t>
            </w:r>
          </w:p>
          <w:p w14:paraId="20E8F9AF" w14:textId="77777777" w:rsidR="00432FE6" w:rsidRDefault="00432FE6" w:rsidP="005202B5">
            <w:pPr>
              <w:spacing w:after="120"/>
              <w:rPr>
                <w:rFonts w:ascii="Verdana" w:hAnsi="Verdana"/>
                <w:sz w:val="18"/>
                <w:szCs w:val="18"/>
              </w:rPr>
            </w:pPr>
          </w:p>
          <w:p w14:paraId="24BF84AB" w14:textId="77777777" w:rsidR="00432FE6" w:rsidRDefault="00432FE6" w:rsidP="005202B5">
            <w:pPr>
              <w:spacing w:after="120"/>
              <w:rPr>
                <w:rFonts w:ascii="Verdana" w:hAnsi="Verdana"/>
                <w:sz w:val="18"/>
                <w:szCs w:val="18"/>
              </w:rPr>
            </w:pPr>
            <w:r>
              <w:rPr>
                <w:rFonts w:ascii="Verdana" w:hAnsi="Verdana"/>
                <w:sz w:val="18"/>
                <w:szCs w:val="18"/>
              </w:rPr>
              <w:t>Earplugs and earphones</w:t>
            </w:r>
          </w:p>
          <w:p w14:paraId="625162A5" w14:textId="77777777" w:rsidR="00432FE6" w:rsidRDefault="00432FE6" w:rsidP="005202B5">
            <w:pPr>
              <w:spacing w:after="120"/>
              <w:rPr>
                <w:rFonts w:ascii="Verdana" w:hAnsi="Verdana"/>
                <w:sz w:val="18"/>
                <w:szCs w:val="18"/>
              </w:rPr>
            </w:pPr>
          </w:p>
        </w:tc>
        <w:tc>
          <w:tcPr>
            <w:tcW w:w="2016" w:type="dxa"/>
          </w:tcPr>
          <w:p w14:paraId="67423B91" w14:textId="77777777" w:rsidR="00432FE6" w:rsidRDefault="00003E1E" w:rsidP="005202B5">
            <w:pPr>
              <w:spacing w:after="120"/>
              <w:rPr>
                <w:rFonts w:ascii="Verdana" w:hAnsi="Verdana"/>
                <w:sz w:val="18"/>
                <w:szCs w:val="18"/>
              </w:rPr>
            </w:pPr>
            <w:r>
              <w:rPr>
                <w:rFonts w:ascii="Verdana" w:hAnsi="Verdana"/>
                <w:sz w:val="18"/>
                <w:szCs w:val="18"/>
              </w:rPr>
              <w:t>S</w:t>
            </w:r>
            <w:r w:rsidR="00432FE6">
              <w:rPr>
                <w:rFonts w:ascii="Verdana" w:hAnsi="Verdana"/>
                <w:sz w:val="18"/>
                <w:szCs w:val="18"/>
              </w:rPr>
              <w:t>taff, students, visitors.</w:t>
            </w:r>
          </w:p>
          <w:p w14:paraId="72F40B88" w14:textId="77777777" w:rsidR="00432FE6" w:rsidRDefault="00432FE6" w:rsidP="005202B5">
            <w:pPr>
              <w:spacing w:after="120"/>
              <w:rPr>
                <w:rFonts w:ascii="Verdana" w:hAnsi="Verdana"/>
                <w:sz w:val="18"/>
                <w:szCs w:val="18"/>
              </w:rPr>
            </w:pPr>
            <w:r>
              <w:rPr>
                <w:rFonts w:ascii="Verdana" w:hAnsi="Verdana"/>
                <w:sz w:val="18"/>
                <w:szCs w:val="18"/>
              </w:rPr>
              <w:t>Lack of awareness within surroundings leading to vulnerability.</w:t>
            </w:r>
          </w:p>
          <w:p w14:paraId="176B42CA" w14:textId="77777777" w:rsidR="00432FE6" w:rsidRDefault="00432FE6" w:rsidP="005202B5">
            <w:pPr>
              <w:spacing w:after="120"/>
              <w:rPr>
                <w:rFonts w:ascii="Verdana" w:hAnsi="Verdana"/>
                <w:sz w:val="18"/>
                <w:szCs w:val="18"/>
              </w:rPr>
            </w:pPr>
            <w:r>
              <w:rPr>
                <w:rFonts w:ascii="Verdana" w:hAnsi="Verdana"/>
                <w:sz w:val="18"/>
                <w:szCs w:val="18"/>
              </w:rPr>
              <w:t>Unable to hear instructions</w:t>
            </w:r>
          </w:p>
          <w:p w14:paraId="08EE05E5" w14:textId="77777777" w:rsidR="00432FE6" w:rsidRDefault="00432FE6" w:rsidP="005202B5">
            <w:pPr>
              <w:spacing w:after="120"/>
              <w:rPr>
                <w:rFonts w:ascii="Verdana" w:hAnsi="Verdana"/>
                <w:sz w:val="18"/>
                <w:szCs w:val="18"/>
              </w:rPr>
            </w:pPr>
            <w:r>
              <w:rPr>
                <w:rFonts w:ascii="Verdana" w:hAnsi="Verdana"/>
                <w:sz w:val="18"/>
                <w:szCs w:val="18"/>
              </w:rPr>
              <w:t>Unable to hear fire alarms</w:t>
            </w:r>
          </w:p>
          <w:p w14:paraId="2E64D2BF" w14:textId="77777777" w:rsidR="00432FE6" w:rsidRDefault="00432FE6" w:rsidP="005202B5">
            <w:pPr>
              <w:spacing w:after="120"/>
              <w:rPr>
                <w:rFonts w:ascii="Verdana" w:hAnsi="Verdana"/>
                <w:sz w:val="18"/>
                <w:szCs w:val="18"/>
              </w:rPr>
            </w:pPr>
            <w:r>
              <w:rPr>
                <w:rFonts w:ascii="Verdana" w:hAnsi="Verdana"/>
                <w:sz w:val="18"/>
                <w:szCs w:val="18"/>
              </w:rPr>
              <w:t>Distraction from work activities</w:t>
            </w:r>
          </w:p>
          <w:p w14:paraId="6CF5B7D6" w14:textId="7A4163B5" w:rsidR="00432FE6" w:rsidRDefault="00432FE6" w:rsidP="005202B5">
            <w:pPr>
              <w:spacing w:after="120"/>
              <w:rPr>
                <w:rFonts w:ascii="Verdana" w:hAnsi="Verdana"/>
                <w:sz w:val="18"/>
                <w:szCs w:val="18"/>
              </w:rPr>
            </w:pPr>
            <w:r>
              <w:rPr>
                <w:rFonts w:ascii="Verdana" w:hAnsi="Verdana"/>
                <w:sz w:val="18"/>
                <w:szCs w:val="18"/>
              </w:rPr>
              <w:t>Chemical contamination of phone</w:t>
            </w:r>
            <w:r w:rsidR="006C2F68">
              <w:rPr>
                <w:rFonts w:ascii="Verdana" w:hAnsi="Verdana"/>
                <w:sz w:val="18"/>
                <w:szCs w:val="18"/>
              </w:rPr>
              <w:t>/device.</w:t>
            </w:r>
          </w:p>
        </w:tc>
        <w:tc>
          <w:tcPr>
            <w:tcW w:w="8640" w:type="dxa"/>
          </w:tcPr>
          <w:p w14:paraId="2463C82F" w14:textId="73E3D569" w:rsidR="00432FE6" w:rsidRPr="00173FE2" w:rsidRDefault="00432FE6" w:rsidP="00B541DF">
            <w:pPr>
              <w:pStyle w:val="ListParagraph"/>
              <w:numPr>
                <w:ilvl w:val="0"/>
                <w:numId w:val="26"/>
              </w:numPr>
              <w:spacing w:after="120"/>
              <w:rPr>
                <w:rFonts w:ascii="Verdana" w:hAnsi="Verdana"/>
                <w:sz w:val="18"/>
                <w:szCs w:val="18"/>
              </w:rPr>
            </w:pPr>
            <w:r w:rsidRPr="00173FE2">
              <w:rPr>
                <w:rFonts w:ascii="Verdana" w:hAnsi="Verdana"/>
                <w:sz w:val="18"/>
                <w:szCs w:val="18"/>
              </w:rPr>
              <w:t>The use of mobile phones</w:t>
            </w:r>
            <w:r w:rsidR="006C2F68" w:rsidRPr="00173FE2">
              <w:rPr>
                <w:rFonts w:ascii="Verdana" w:hAnsi="Verdana"/>
                <w:sz w:val="18"/>
                <w:szCs w:val="18"/>
              </w:rPr>
              <w:t>/devices</w:t>
            </w:r>
            <w:r w:rsidRPr="00173FE2">
              <w:rPr>
                <w:rFonts w:ascii="Verdana" w:hAnsi="Verdana"/>
                <w:sz w:val="18"/>
                <w:szCs w:val="18"/>
              </w:rPr>
              <w:t xml:space="preserve"> </w:t>
            </w:r>
            <w:r w:rsidR="00003E1E" w:rsidRPr="00173FE2">
              <w:rPr>
                <w:rFonts w:ascii="Verdana" w:hAnsi="Verdana"/>
                <w:sz w:val="18"/>
                <w:szCs w:val="18"/>
              </w:rPr>
              <w:t xml:space="preserve">is </w:t>
            </w:r>
            <w:r w:rsidR="00D71D66">
              <w:rPr>
                <w:rFonts w:ascii="Verdana" w:hAnsi="Verdana"/>
                <w:sz w:val="18"/>
                <w:szCs w:val="18"/>
              </w:rPr>
              <w:t xml:space="preserve">allowed </w:t>
            </w:r>
            <w:r w:rsidR="00003E1E" w:rsidRPr="00173FE2">
              <w:rPr>
                <w:rFonts w:ascii="Verdana" w:hAnsi="Verdana"/>
                <w:sz w:val="18"/>
                <w:szCs w:val="18"/>
              </w:rPr>
              <w:t xml:space="preserve">within </w:t>
            </w:r>
            <w:r w:rsidR="00D71D66">
              <w:rPr>
                <w:rFonts w:ascii="Verdana" w:hAnsi="Verdana"/>
                <w:sz w:val="18"/>
                <w:szCs w:val="18"/>
              </w:rPr>
              <w:t xml:space="preserve">makerspace </w:t>
            </w:r>
            <w:r w:rsidRPr="00173FE2">
              <w:rPr>
                <w:rFonts w:ascii="Verdana" w:hAnsi="Verdana"/>
                <w:sz w:val="18"/>
                <w:szCs w:val="18"/>
              </w:rPr>
              <w:t xml:space="preserve">to use for researching/looking up information in relation to work being carried </w:t>
            </w:r>
            <w:r w:rsidR="00003E1E" w:rsidRPr="00173FE2">
              <w:rPr>
                <w:rFonts w:ascii="Verdana" w:hAnsi="Verdana"/>
                <w:sz w:val="18"/>
                <w:szCs w:val="18"/>
              </w:rPr>
              <w:t>out or accessing appropriate work</w:t>
            </w:r>
            <w:r w:rsidR="477CC2EA" w:rsidRPr="00173FE2">
              <w:rPr>
                <w:rFonts w:ascii="Verdana" w:hAnsi="Verdana"/>
                <w:sz w:val="18"/>
                <w:szCs w:val="18"/>
              </w:rPr>
              <w:t>-</w:t>
            </w:r>
            <w:r w:rsidRPr="00173FE2">
              <w:rPr>
                <w:rFonts w:ascii="Verdana" w:hAnsi="Verdana"/>
                <w:sz w:val="18"/>
                <w:szCs w:val="18"/>
              </w:rPr>
              <w:t>based applications.</w:t>
            </w:r>
          </w:p>
          <w:p w14:paraId="6A772484" w14:textId="3D184F81" w:rsidR="00432FE6" w:rsidRPr="00173FE2" w:rsidRDefault="00432FE6" w:rsidP="00B541DF">
            <w:pPr>
              <w:pStyle w:val="ListParagraph"/>
              <w:numPr>
                <w:ilvl w:val="0"/>
                <w:numId w:val="26"/>
              </w:numPr>
              <w:spacing w:after="120"/>
              <w:rPr>
                <w:rFonts w:ascii="Verdana" w:hAnsi="Verdana"/>
                <w:sz w:val="18"/>
                <w:szCs w:val="18"/>
              </w:rPr>
            </w:pPr>
            <w:r w:rsidRPr="00173FE2">
              <w:rPr>
                <w:rFonts w:ascii="Verdana" w:hAnsi="Verdana"/>
                <w:sz w:val="18"/>
                <w:szCs w:val="18"/>
              </w:rPr>
              <w:t>The use of earplugs and earphones is</w:t>
            </w:r>
            <w:r w:rsidRPr="00173FE2">
              <w:rPr>
                <w:rFonts w:ascii="Verdana" w:hAnsi="Verdana"/>
                <w:color w:val="FF0000"/>
                <w:sz w:val="18"/>
                <w:szCs w:val="18"/>
              </w:rPr>
              <w:t xml:space="preserve"> </w:t>
            </w:r>
            <w:r w:rsidR="4F274039" w:rsidRPr="00D71D66">
              <w:rPr>
                <w:rFonts w:ascii="Verdana" w:hAnsi="Verdana"/>
                <w:i/>
                <w:iCs/>
                <w:sz w:val="18"/>
                <w:szCs w:val="18"/>
              </w:rPr>
              <w:t>discouraged</w:t>
            </w:r>
            <w:r w:rsidR="2E7D3730" w:rsidRPr="00D71D66">
              <w:rPr>
                <w:rFonts w:ascii="Verdana" w:hAnsi="Verdana"/>
                <w:i/>
                <w:iCs/>
                <w:sz w:val="18"/>
                <w:szCs w:val="18"/>
              </w:rPr>
              <w:t xml:space="preserve"> but allowed</w:t>
            </w:r>
            <w:r w:rsidR="006C2F68" w:rsidRPr="00D71D66">
              <w:rPr>
                <w:rFonts w:ascii="Verdana" w:hAnsi="Verdana"/>
                <w:i/>
                <w:sz w:val="18"/>
                <w:szCs w:val="18"/>
              </w:rPr>
              <w:t xml:space="preserve"> </w:t>
            </w:r>
            <w:r w:rsidR="2EF6B496" w:rsidRPr="00173FE2">
              <w:rPr>
                <w:rFonts w:ascii="Verdana" w:hAnsi="Verdana"/>
                <w:sz w:val="18"/>
                <w:szCs w:val="18"/>
              </w:rPr>
              <w:t>within this area</w:t>
            </w:r>
            <w:r w:rsidR="2EF6B496" w:rsidRPr="00173FE2">
              <w:rPr>
                <w:rFonts w:ascii="Verdana" w:hAnsi="Verdana"/>
                <w:color w:val="FF0000"/>
                <w:sz w:val="18"/>
                <w:szCs w:val="18"/>
              </w:rPr>
              <w:t>.</w:t>
            </w:r>
          </w:p>
          <w:p w14:paraId="507279FF" w14:textId="51135652" w:rsidR="7C13138A" w:rsidRPr="00173FE2" w:rsidRDefault="00D71D66" w:rsidP="00B541DF">
            <w:pPr>
              <w:pStyle w:val="ListParagraph"/>
              <w:numPr>
                <w:ilvl w:val="0"/>
                <w:numId w:val="26"/>
              </w:numPr>
              <w:spacing w:after="120"/>
              <w:rPr>
                <w:rFonts w:ascii="Verdana" w:hAnsi="Verdana"/>
                <w:i/>
                <w:sz w:val="18"/>
                <w:szCs w:val="18"/>
              </w:rPr>
            </w:pPr>
            <w:r>
              <w:rPr>
                <w:rFonts w:ascii="Verdana" w:hAnsi="Verdana"/>
                <w:sz w:val="18"/>
                <w:szCs w:val="18"/>
              </w:rPr>
              <w:t>A</w:t>
            </w:r>
            <w:r w:rsidR="1663A4AE" w:rsidRPr="00173FE2">
              <w:rPr>
                <w:rFonts w:ascii="Verdana" w:hAnsi="Verdana"/>
                <w:sz w:val="18"/>
                <w:szCs w:val="18"/>
              </w:rPr>
              <w:t xml:space="preserve">ll those wearing earplugs and headphones must have the sound level </w:t>
            </w:r>
            <w:r w:rsidR="5F111252" w:rsidRPr="00173FE2">
              <w:rPr>
                <w:rFonts w:ascii="Verdana" w:hAnsi="Verdana"/>
                <w:sz w:val="18"/>
                <w:szCs w:val="18"/>
              </w:rPr>
              <w:t>where</w:t>
            </w:r>
            <w:r w:rsidR="1663A4AE" w:rsidRPr="00173FE2">
              <w:rPr>
                <w:rFonts w:ascii="Verdana" w:hAnsi="Verdana"/>
                <w:sz w:val="18"/>
                <w:szCs w:val="18"/>
              </w:rPr>
              <w:t xml:space="preserve"> they can still be aware of the people and </w:t>
            </w:r>
            <w:r w:rsidR="1E6AE044" w:rsidRPr="00173FE2">
              <w:rPr>
                <w:rFonts w:ascii="Verdana" w:hAnsi="Verdana"/>
                <w:sz w:val="18"/>
                <w:szCs w:val="18"/>
              </w:rPr>
              <w:t>activities</w:t>
            </w:r>
            <w:r w:rsidR="1663A4AE" w:rsidRPr="00173FE2">
              <w:rPr>
                <w:rFonts w:ascii="Verdana" w:hAnsi="Verdana"/>
                <w:sz w:val="18"/>
                <w:szCs w:val="18"/>
              </w:rPr>
              <w:t xml:space="preserve"> around them to respond in an emergency.</w:t>
            </w:r>
            <w:r w:rsidR="1663A4AE" w:rsidRPr="00173FE2">
              <w:rPr>
                <w:rFonts w:ascii="Verdana" w:hAnsi="Verdana"/>
                <w:i/>
                <w:iCs/>
                <w:sz w:val="18"/>
                <w:szCs w:val="18"/>
              </w:rPr>
              <w:t xml:space="preserve"> </w:t>
            </w:r>
          </w:p>
          <w:p w14:paraId="417E906A" w14:textId="77777777" w:rsidR="00432FE6" w:rsidRPr="00173FE2" w:rsidRDefault="00432FE6" w:rsidP="00B541DF">
            <w:pPr>
              <w:pStyle w:val="ListParagraph"/>
              <w:numPr>
                <w:ilvl w:val="0"/>
                <w:numId w:val="26"/>
              </w:numPr>
              <w:spacing w:after="120"/>
              <w:rPr>
                <w:rFonts w:ascii="Verdana" w:hAnsi="Verdana"/>
                <w:sz w:val="18"/>
                <w:szCs w:val="18"/>
              </w:rPr>
            </w:pPr>
            <w:r w:rsidRPr="00173FE2">
              <w:rPr>
                <w:rFonts w:ascii="Verdana" w:hAnsi="Verdana"/>
                <w:sz w:val="18"/>
                <w:szCs w:val="18"/>
              </w:rPr>
              <w:t>Care must be taken to ensure cross contamination does not occur.</w:t>
            </w:r>
          </w:p>
          <w:p w14:paraId="1C83D02C" w14:textId="1F956634" w:rsidR="00655E4B" w:rsidRDefault="00655E4B" w:rsidP="004E4EB6">
            <w:pPr>
              <w:spacing w:after="120"/>
              <w:rPr>
                <w:rFonts w:ascii="Verdana" w:hAnsi="Verdana"/>
                <w:sz w:val="18"/>
                <w:szCs w:val="18"/>
              </w:rPr>
            </w:pPr>
          </w:p>
        </w:tc>
        <w:tc>
          <w:tcPr>
            <w:tcW w:w="915" w:type="dxa"/>
          </w:tcPr>
          <w:p w14:paraId="07D5F0AB" w14:textId="406BC0BB" w:rsidR="00432FE6" w:rsidRPr="00003E1E" w:rsidRDefault="315E2910" w:rsidP="7B2D3064">
            <w:pPr>
              <w:rPr>
                <w:rFonts w:ascii="Verdana" w:hAnsi="Verdana"/>
                <w:sz w:val="18"/>
                <w:szCs w:val="18"/>
              </w:rPr>
            </w:pPr>
            <w:r w:rsidRPr="7B2D3064">
              <w:rPr>
                <w:rFonts w:ascii="Verdana" w:hAnsi="Verdana"/>
                <w:sz w:val="18"/>
                <w:szCs w:val="18"/>
              </w:rPr>
              <w:t>LOW</w:t>
            </w:r>
          </w:p>
        </w:tc>
        <w:tc>
          <w:tcPr>
            <w:tcW w:w="910" w:type="dxa"/>
          </w:tcPr>
          <w:p w14:paraId="357E8AF1"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14F5CDEF" w14:textId="77777777" w:rsidTr="429B7F8B">
        <w:trPr>
          <w:jc w:val="center"/>
        </w:trPr>
        <w:tc>
          <w:tcPr>
            <w:tcW w:w="1623" w:type="dxa"/>
          </w:tcPr>
          <w:p w14:paraId="206D5E4A" w14:textId="77777777" w:rsidR="00432FE6" w:rsidRDefault="00432FE6" w:rsidP="005202B5">
            <w:pPr>
              <w:spacing w:after="120"/>
              <w:rPr>
                <w:rFonts w:ascii="Verdana" w:hAnsi="Verdana"/>
                <w:sz w:val="18"/>
                <w:szCs w:val="18"/>
              </w:rPr>
            </w:pPr>
            <w:r w:rsidRPr="00432FE6">
              <w:rPr>
                <w:rFonts w:ascii="Verdana" w:hAnsi="Verdana"/>
                <w:sz w:val="18"/>
                <w:szCs w:val="18"/>
              </w:rPr>
              <w:t>Working in high-risk areas</w:t>
            </w:r>
          </w:p>
          <w:p w14:paraId="54C2BFC5" w14:textId="77777777" w:rsidR="00432FE6" w:rsidRPr="00432FE6" w:rsidRDefault="00432FE6" w:rsidP="005202B5">
            <w:pPr>
              <w:spacing w:after="120"/>
              <w:rPr>
                <w:rFonts w:ascii="Verdana" w:hAnsi="Verdana"/>
                <w:b/>
                <w:sz w:val="18"/>
                <w:szCs w:val="18"/>
              </w:rPr>
            </w:pPr>
            <w:r w:rsidRPr="008235BC">
              <w:rPr>
                <w:rFonts w:ascii="Verdana" w:hAnsi="Verdana"/>
                <w:b/>
                <w:sz w:val="18"/>
                <w:szCs w:val="18"/>
                <w:highlight w:val="yellow"/>
              </w:rPr>
              <w:t>E=essential</w:t>
            </w:r>
          </w:p>
        </w:tc>
        <w:tc>
          <w:tcPr>
            <w:tcW w:w="1767" w:type="dxa"/>
          </w:tcPr>
          <w:p w14:paraId="4E43C27B" w14:textId="67AB0A54" w:rsidR="00432FE6" w:rsidRDefault="6D1A4EE5" w:rsidP="005202B5">
            <w:pPr>
              <w:spacing w:after="120"/>
              <w:rPr>
                <w:rFonts w:ascii="Verdana" w:hAnsi="Verdana"/>
                <w:sz w:val="18"/>
                <w:szCs w:val="18"/>
              </w:rPr>
            </w:pPr>
            <w:r w:rsidRPr="5D3902E5">
              <w:rPr>
                <w:rFonts w:ascii="Verdana" w:hAnsi="Verdana"/>
                <w:sz w:val="18"/>
                <w:szCs w:val="18"/>
              </w:rPr>
              <w:t xml:space="preserve">Ingestion of substances leading to ill-health </w:t>
            </w:r>
          </w:p>
        </w:tc>
        <w:tc>
          <w:tcPr>
            <w:tcW w:w="2016" w:type="dxa"/>
          </w:tcPr>
          <w:p w14:paraId="1888C154" w14:textId="77777777" w:rsidR="00432FE6" w:rsidRDefault="00003E1E" w:rsidP="005202B5">
            <w:pPr>
              <w:spacing w:after="120"/>
              <w:rPr>
                <w:rFonts w:ascii="Verdana" w:hAnsi="Verdana"/>
                <w:sz w:val="18"/>
                <w:szCs w:val="18"/>
              </w:rPr>
            </w:pPr>
            <w:r>
              <w:rPr>
                <w:rFonts w:ascii="Verdana" w:hAnsi="Verdana"/>
                <w:sz w:val="18"/>
                <w:szCs w:val="18"/>
              </w:rPr>
              <w:t>S</w:t>
            </w:r>
            <w:r w:rsidR="00432FE6">
              <w:rPr>
                <w:rFonts w:ascii="Verdana" w:hAnsi="Verdana"/>
                <w:sz w:val="18"/>
                <w:szCs w:val="18"/>
              </w:rPr>
              <w:t>taff, students, visitors.</w:t>
            </w:r>
          </w:p>
          <w:p w14:paraId="516D626C" w14:textId="23A87B59" w:rsidR="00432FE6" w:rsidRDefault="24D46B91" w:rsidP="005202B5">
            <w:pPr>
              <w:spacing w:after="120"/>
              <w:rPr>
                <w:rFonts w:ascii="Verdana" w:hAnsi="Verdana"/>
                <w:sz w:val="18"/>
                <w:szCs w:val="18"/>
              </w:rPr>
            </w:pPr>
            <w:r w:rsidRPr="5D3902E5">
              <w:rPr>
                <w:rFonts w:ascii="Verdana" w:eastAsia="Verdana" w:hAnsi="Verdana" w:cs="Verdana"/>
                <w:sz w:val="18"/>
                <w:szCs w:val="18"/>
              </w:rPr>
              <w:t>Eating and drinking I</w:t>
            </w:r>
            <w:r w:rsidRPr="5D3902E5">
              <w:rPr>
                <w:rFonts w:ascii="Verdana" w:hAnsi="Verdana"/>
                <w:sz w:val="18"/>
                <w:szCs w:val="18"/>
              </w:rPr>
              <w:t xml:space="preserve"> the work area leading to </w:t>
            </w:r>
            <w:r w:rsidR="4577408F" w:rsidRPr="5D3902E5">
              <w:rPr>
                <w:rFonts w:ascii="Verdana" w:hAnsi="Verdana"/>
                <w:sz w:val="18"/>
                <w:szCs w:val="18"/>
              </w:rPr>
              <w:t>ross</w:t>
            </w:r>
            <w:r w:rsidR="00432FE6">
              <w:rPr>
                <w:rFonts w:ascii="Verdana" w:hAnsi="Verdana"/>
                <w:sz w:val="18"/>
                <w:szCs w:val="18"/>
              </w:rPr>
              <w:t xml:space="preserve"> contamination or ingestion of hazardous </w:t>
            </w:r>
            <w:r w:rsidR="4577408F" w:rsidRPr="5D3902E5">
              <w:rPr>
                <w:rFonts w:ascii="Verdana" w:hAnsi="Verdana"/>
                <w:sz w:val="18"/>
                <w:szCs w:val="18"/>
              </w:rPr>
              <w:t>substance</w:t>
            </w:r>
            <w:r w:rsidR="42D9FC75" w:rsidRPr="5D3902E5">
              <w:rPr>
                <w:rFonts w:ascii="Verdana" w:hAnsi="Verdana"/>
                <w:sz w:val="18"/>
                <w:szCs w:val="18"/>
              </w:rPr>
              <w:t>s</w:t>
            </w:r>
          </w:p>
          <w:p w14:paraId="6C6597D5" w14:textId="7CB98EC3" w:rsidR="00003E1E" w:rsidRDefault="655CE246" w:rsidP="005202B5">
            <w:pPr>
              <w:spacing w:after="120"/>
              <w:rPr>
                <w:rFonts w:ascii="Verdana" w:hAnsi="Verdana"/>
                <w:sz w:val="18"/>
                <w:szCs w:val="18"/>
              </w:rPr>
            </w:pPr>
            <w:r w:rsidRPr="5D3902E5">
              <w:rPr>
                <w:rFonts w:ascii="Verdana" w:hAnsi="Verdana"/>
                <w:sz w:val="18"/>
                <w:szCs w:val="18"/>
              </w:rPr>
              <w:t>Contamination of equipment</w:t>
            </w:r>
            <w:r w:rsidR="7A3AB9EE" w:rsidRPr="5D3902E5">
              <w:rPr>
                <w:rFonts w:ascii="Verdana" w:hAnsi="Verdana"/>
                <w:sz w:val="18"/>
                <w:szCs w:val="18"/>
              </w:rPr>
              <w:t xml:space="preserve"> with food and/liquids may lead to malfunction</w:t>
            </w:r>
          </w:p>
        </w:tc>
        <w:tc>
          <w:tcPr>
            <w:tcW w:w="8640" w:type="dxa"/>
          </w:tcPr>
          <w:p w14:paraId="67F19231" w14:textId="3F40F86D" w:rsidR="00432FE6" w:rsidRDefault="00432FE6" w:rsidP="00B541DF">
            <w:pPr>
              <w:pStyle w:val="ListParagraph"/>
              <w:numPr>
                <w:ilvl w:val="0"/>
                <w:numId w:val="27"/>
              </w:numPr>
              <w:spacing w:after="120"/>
              <w:rPr>
                <w:rFonts w:ascii="Verdana" w:hAnsi="Verdana"/>
                <w:sz w:val="18"/>
                <w:szCs w:val="18"/>
              </w:rPr>
            </w:pPr>
            <w:r w:rsidRPr="00173FE2">
              <w:rPr>
                <w:rFonts w:ascii="Verdana" w:hAnsi="Verdana"/>
                <w:sz w:val="18"/>
                <w:szCs w:val="18"/>
              </w:rPr>
              <w:t xml:space="preserve">Eating </w:t>
            </w:r>
            <w:r w:rsidR="00D71D66">
              <w:rPr>
                <w:rFonts w:ascii="Verdana" w:hAnsi="Verdana"/>
                <w:sz w:val="18"/>
                <w:szCs w:val="18"/>
              </w:rPr>
              <w:t>is prohibited within makerspace.</w:t>
            </w:r>
          </w:p>
          <w:p w14:paraId="5CD2BB1C" w14:textId="77777777" w:rsidR="00432FE6" w:rsidRDefault="00432FE6" w:rsidP="00006F77">
            <w:pPr>
              <w:pStyle w:val="ListParagraph"/>
              <w:numPr>
                <w:ilvl w:val="0"/>
                <w:numId w:val="27"/>
              </w:numPr>
              <w:spacing w:after="120"/>
              <w:rPr>
                <w:rFonts w:ascii="Verdana" w:hAnsi="Verdana"/>
                <w:sz w:val="18"/>
                <w:szCs w:val="18"/>
              </w:rPr>
            </w:pPr>
            <w:r w:rsidRPr="00006F77">
              <w:rPr>
                <w:rFonts w:ascii="Verdana" w:hAnsi="Verdana"/>
                <w:sz w:val="18"/>
                <w:szCs w:val="18"/>
              </w:rPr>
              <w:t xml:space="preserve">Suitable rest facilities away from the </w:t>
            </w:r>
            <w:r w:rsidR="00003E1E" w:rsidRPr="00006F77">
              <w:rPr>
                <w:rFonts w:ascii="Verdana" w:hAnsi="Verdana"/>
                <w:sz w:val="18"/>
                <w:szCs w:val="18"/>
              </w:rPr>
              <w:t xml:space="preserve">work </w:t>
            </w:r>
            <w:r w:rsidRPr="00006F77">
              <w:rPr>
                <w:rFonts w:ascii="Verdana" w:hAnsi="Verdana"/>
                <w:sz w:val="18"/>
                <w:szCs w:val="18"/>
              </w:rPr>
              <w:t>area are provided.</w:t>
            </w:r>
          </w:p>
          <w:p w14:paraId="3982448F" w14:textId="5DEC4418" w:rsidR="00006F77" w:rsidRPr="00006F77" w:rsidRDefault="00006F77" w:rsidP="00006F77">
            <w:pPr>
              <w:pStyle w:val="ListParagraph"/>
              <w:numPr>
                <w:ilvl w:val="0"/>
                <w:numId w:val="27"/>
              </w:numPr>
              <w:spacing w:after="120"/>
              <w:rPr>
                <w:rFonts w:ascii="Verdana" w:hAnsi="Verdana"/>
                <w:sz w:val="18"/>
                <w:szCs w:val="18"/>
              </w:rPr>
            </w:pPr>
            <w:r>
              <w:rPr>
                <w:rFonts w:ascii="Verdana" w:hAnsi="Verdana"/>
                <w:sz w:val="18"/>
                <w:szCs w:val="18"/>
              </w:rPr>
              <w:t>Water drinking bottles with a secure top are allowed.</w:t>
            </w:r>
          </w:p>
        </w:tc>
        <w:tc>
          <w:tcPr>
            <w:tcW w:w="915" w:type="dxa"/>
          </w:tcPr>
          <w:p w14:paraId="558CE4DC" w14:textId="4AC58005" w:rsidR="00432FE6" w:rsidRPr="00003E1E" w:rsidRDefault="192443F0" w:rsidP="7B2D3064">
            <w:pPr>
              <w:rPr>
                <w:rFonts w:ascii="Verdana" w:hAnsi="Verdana"/>
                <w:sz w:val="18"/>
                <w:szCs w:val="18"/>
              </w:rPr>
            </w:pPr>
            <w:r w:rsidRPr="7B2D3064">
              <w:rPr>
                <w:rFonts w:ascii="Verdana" w:hAnsi="Verdana"/>
                <w:sz w:val="18"/>
                <w:szCs w:val="18"/>
              </w:rPr>
              <w:t>LOW</w:t>
            </w:r>
          </w:p>
        </w:tc>
        <w:tc>
          <w:tcPr>
            <w:tcW w:w="910" w:type="dxa"/>
          </w:tcPr>
          <w:p w14:paraId="1934ADA2" w14:textId="77777777" w:rsidR="00432FE6" w:rsidRDefault="00432FE6" w:rsidP="00432FE6">
            <w:pPr>
              <w:jc w:val="center"/>
              <w:rPr>
                <w:rFonts w:ascii="Verdana" w:hAnsi="Verdana"/>
                <w:sz w:val="18"/>
                <w:szCs w:val="18"/>
              </w:rPr>
            </w:pPr>
            <w:r>
              <w:rPr>
                <w:rFonts w:ascii="Verdana" w:hAnsi="Verdana"/>
                <w:sz w:val="18"/>
                <w:szCs w:val="18"/>
              </w:rPr>
              <w:t>A</w:t>
            </w:r>
          </w:p>
        </w:tc>
      </w:tr>
      <w:tr w:rsidR="00432FE6" w:rsidRPr="003708A9" w14:paraId="7A44991A" w14:textId="77777777" w:rsidTr="429B7F8B">
        <w:trPr>
          <w:jc w:val="center"/>
        </w:trPr>
        <w:tc>
          <w:tcPr>
            <w:tcW w:w="1623" w:type="dxa"/>
          </w:tcPr>
          <w:p w14:paraId="34EA1880" w14:textId="6EC70176" w:rsidR="00432FE6" w:rsidRDefault="00006F77" w:rsidP="005202B5">
            <w:pPr>
              <w:spacing w:after="120"/>
              <w:rPr>
                <w:rFonts w:ascii="Verdana" w:hAnsi="Verdana"/>
                <w:sz w:val="18"/>
                <w:szCs w:val="18"/>
              </w:rPr>
            </w:pPr>
            <w:r>
              <w:rPr>
                <w:rFonts w:ascii="Verdana" w:hAnsi="Verdana"/>
                <w:sz w:val="18"/>
                <w:szCs w:val="18"/>
              </w:rPr>
              <w:t xml:space="preserve">Students </w:t>
            </w:r>
            <w:r w:rsidR="00432FE6">
              <w:rPr>
                <w:rFonts w:ascii="Verdana" w:hAnsi="Verdana"/>
                <w:sz w:val="18"/>
                <w:szCs w:val="18"/>
              </w:rPr>
              <w:t xml:space="preserve">Traversing around </w:t>
            </w:r>
            <w:r>
              <w:rPr>
                <w:rFonts w:ascii="Verdana" w:hAnsi="Verdana"/>
                <w:sz w:val="18"/>
                <w:szCs w:val="18"/>
              </w:rPr>
              <w:t>makerspace</w:t>
            </w:r>
          </w:p>
          <w:p w14:paraId="7CD96DA3" w14:textId="77777777" w:rsidR="00432FE6" w:rsidRDefault="00432FE6" w:rsidP="005202B5">
            <w:pPr>
              <w:spacing w:after="120"/>
              <w:rPr>
                <w:rFonts w:ascii="Verdana" w:hAnsi="Verdana"/>
                <w:sz w:val="18"/>
                <w:szCs w:val="18"/>
              </w:rPr>
            </w:pPr>
            <w:r w:rsidRPr="008235BC">
              <w:rPr>
                <w:rFonts w:ascii="Verdana" w:hAnsi="Verdana"/>
                <w:b/>
                <w:sz w:val="18"/>
                <w:szCs w:val="18"/>
                <w:highlight w:val="yellow"/>
              </w:rPr>
              <w:t>E=essential</w:t>
            </w:r>
          </w:p>
        </w:tc>
        <w:tc>
          <w:tcPr>
            <w:tcW w:w="1767" w:type="dxa"/>
          </w:tcPr>
          <w:p w14:paraId="3C500FB5" w14:textId="77777777" w:rsidR="00432FE6" w:rsidRDefault="00432FE6" w:rsidP="005202B5">
            <w:pPr>
              <w:spacing w:after="120"/>
              <w:rPr>
                <w:rFonts w:ascii="Verdana" w:hAnsi="Verdana"/>
                <w:sz w:val="18"/>
                <w:szCs w:val="18"/>
              </w:rPr>
            </w:pPr>
            <w:r>
              <w:rPr>
                <w:rFonts w:ascii="Verdana" w:hAnsi="Verdana"/>
                <w:sz w:val="18"/>
                <w:szCs w:val="18"/>
              </w:rPr>
              <w:t>Uneven or damaged flooring</w:t>
            </w:r>
          </w:p>
          <w:p w14:paraId="66777894" w14:textId="77777777" w:rsidR="00432FE6" w:rsidRDefault="00432FE6" w:rsidP="005202B5">
            <w:pPr>
              <w:spacing w:after="120"/>
              <w:rPr>
                <w:rFonts w:ascii="Verdana" w:hAnsi="Verdana"/>
                <w:sz w:val="18"/>
                <w:szCs w:val="18"/>
              </w:rPr>
            </w:pPr>
          </w:p>
          <w:p w14:paraId="1059C034" w14:textId="77777777" w:rsidR="00432FE6" w:rsidRDefault="00432FE6" w:rsidP="005202B5">
            <w:pPr>
              <w:spacing w:after="120"/>
              <w:rPr>
                <w:rFonts w:ascii="Verdana" w:hAnsi="Verdana"/>
                <w:sz w:val="18"/>
                <w:szCs w:val="18"/>
              </w:rPr>
            </w:pPr>
          </w:p>
          <w:p w14:paraId="5E2F36B9" w14:textId="77777777" w:rsidR="00432FE6" w:rsidRDefault="00432FE6" w:rsidP="005202B5">
            <w:pPr>
              <w:spacing w:after="120"/>
              <w:rPr>
                <w:rFonts w:ascii="Verdana" w:hAnsi="Verdana"/>
                <w:sz w:val="18"/>
                <w:szCs w:val="18"/>
              </w:rPr>
            </w:pPr>
          </w:p>
        </w:tc>
        <w:tc>
          <w:tcPr>
            <w:tcW w:w="2016" w:type="dxa"/>
          </w:tcPr>
          <w:p w14:paraId="54533B03" w14:textId="77777777" w:rsidR="00432FE6" w:rsidRDefault="00003E1E" w:rsidP="005202B5">
            <w:pPr>
              <w:spacing w:after="120"/>
              <w:rPr>
                <w:rFonts w:ascii="Verdana" w:hAnsi="Verdana"/>
                <w:sz w:val="18"/>
                <w:szCs w:val="18"/>
              </w:rPr>
            </w:pPr>
            <w:bookmarkStart w:id="9" w:name="OLE_LINK3"/>
            <w:bookmarkStart w:id="10" w:name="OLE_LINK4"/>
            <w:r>
              <w:rPr>
                <w:rFonts w:ascii="Verdana" w:hAnsi="Verdana"/>
                <w:sz w:val="18"/>
                <w:szCs w:val="18"/>
              </w:rPr>
              <w:t>S</w:t>
            </w:r>
            <w:r w:rsidR="00432FE6">
              <w:rPr>
                <w:rFonts w:ascii="Verdana" w:hAnsi="Verdana"/>
                <w:sz w:val="18"/>
                <w:szCs w:val="18"/>
              </w:rPr>
              <w:t>taff, students and visitors.</w:t>
            </w:r>
          </w:p>
          <w:bookmarkEnd w:id="9"/>
          <w:bookmarkEnd w:id="10"/>
          <w:p w14:paraId="180BB9D5" w14:textId="77777777" w:rsidR="00432FE6" w:rsidRDefault="00432FE6" w:rsidP="005202B5">
            <w:pPr>
              <w:spacing w:after="120"/>
              <w:rPr>
                <w:rFonts w:ascii="Verdana" w:hAnsi="Verdana"/>
                <w:sz w:val="18"/>
                <w:szCs w:val="18"/>
              </w:rPr>
            </w:pPr>
            <w:r>
              <w:rPr>
                <w:rFonts w:ascii="Verdana" w:hAnsi="Verdana"/>
                <w:sz w:val="18"/>
                <w:szCs w:val="18"/>
              </w:rPr>
              <w:t>Chemical burns</w:t>
            </w:r>
          </w:p>
          <w:p w14:paraId="14E4EEC2" w14:textId="77777777" w:rsidR="00432FE6" w:rsidRDefault="00432FE6" w:rsidP="005202B5">
            <w:pPr>
              <w:spacing w:after="120"/>
              <w:rPr>
                <w:rFonts w:ascii="Verdana" w:hAnsi="Verdana"/>
                <w:sz w:val="18"/>
                <w:szCs w:val="18"/>
              </w:rPr>
            </w:pPr>
            <w:r>
              <w:rPr>
                <w:rFonts w:ascii="Verdana" w:hAnsi="Verdana"/>
                <w:sz w:val="18"/>
                <w:szCs w:val="18"/>
              </w:rPr>
              <w:t>Impact injuries</w:t>
            </w:r>
          </w:p>
          <w:p w14:paraId="2DA83BCE" w14:textId="77777777" w:rsidR="00003E1E" w:rsidRDefault="00003E1E" w:rsidP="005202B5">
            <w:pPr>
              <w:spacing w:after="120"/>
              <w:rPr>
                <w:rFonts w:ascii="Verdana" w:hAnsi="Verdana"/>
                <w:sz w:val="18"/>
                <w:szCs w:val="18"/>
              </w:rPr>
            </w:pPr>
            <w:r>
              <w:rPr>
                <w:rFonts w:ascii="Verdana" w:hAnsi="Verdana"/>
                <w:sz w:val="18"/>
                <w:szCs w:val="18"/>
              </w:rPr>
              <w:t>Sprains and Strains</w:t>
            </w:r>
          </w:p>
          <w:p w14:paraId="2A0B1193" w14:textId="1A427805" w:rsidR="00432FE6" w:rsidRDefault="00432FE6" w:rsidP="005202B5">
            <w:pPr>
              <w:spacing w:after="120"/>
              <w:rPr>
                <w:rFonts w:ascii="Verdana" w:hAnsi="Verdana"/>
                <w:sz w:val="18"/>
                <w:szCs w:val="18"/>
              </w:rPr>
            </w:pPr>
            <w:r>
              <w:rPr>
                <w:rFonts w:ascii="Verdana" w:hAnsi="Verdana"/>
                <w:sz w:val="18"/>
                <w:szCs w:val="18"/>
              </w:rPr>
              <w:t>In</w:t>
            </w:r>
            <w:r w:rsidR="003B10CF">
              <w:rPr>
                <w:rFonts w:ascii="Verdana" w:hAnsi="Verdana"/>
                <w:sz w:val="18"/>
                <w:szCs w:val="18"/>
              </w:rPr>
              <w:t>appropriate footwear can catch</w:t>
            </w:r>
            <w:r>
              <w:rPr>
                <w:rFonts w:ascii="Verdana" w:hAnsi="Verdana"/>
                <w:sz w:val="18"/>
                <w:szCs w:val="18"/>
              </w:rPr>
              <w:t xml:space="preserve"> in flooring that changes level or is in dis-repair, causing trips, slips and falls.</w:t>
            </w:r>
          </w:p>
        </w:tc>
        <w:tc>
          <w:tcPr>
            <w:tcW w:w="8640" w:type="dxa"/>
          </w:tcPr>
          <w:p w14:paraId="6B95CCA4" w14:textId="405DEABD" w:rsidR="00432FE6" w:rsidRPr="00A3477D" w:rsidRDefault="4577408F" w:rsidP="00B541DF">
            <w:pPr>
              <w:pStyle w:val="ListParagraph"/>
              <w:numPr>
                <w:ilvl w:val="0"/>
                <w:numId w:val="28"/>
              </w:numPr>
              <w:spacing w:after="120"/>
              <w:rPr>
                <w:rFonts w:ascii="Verdana" w:hAnsi="Verdana"/>
                <w:sz w:val="18"/>
                <w:szCs w:val="18"/>
              </w:rPr>
            </w:pPr>
            <w:r w:rsidRPr="00A3477D">
              <w:rPr>
                <w:rFonts w:ascii="Verdana" w:hAnsi="Verdana"/>
                <w:sz w:val="18"/>
                <w:szCs w:val="18"/>
              </w:rPr>
              <w:t xml:space="preserve">During induction, individuals are </w:t>
            </w:r>
            <w:r w:rsidR="7F2FBFC9" w:rsidRPr="00A3477D">
              <w:rPr>
                <w:rFonts w:ascii="Verdana" w:hAnsi="Verdana"/>
                <w:sz w:val="18"/>
                <w:szCs w:val="18"/>
              </w:rPr>
              <w:t>advised of the requirement</w:t>
            </w:r>
            <w:r w:rsidRPr="00A3477D">
              <w:rPr>
                <w:rFonts w:ascii="Verdana" w:hAnsi="Verdana"/>
                <w:sz w:val="18"/>
                <w:szCs w:val="18"/>
              </w:rPr>
              <w:t xml:space="preserve"> to wear flat, </w:t>
            </w:r>
            <w:r w:rsidR="7C5E80A2" w:rsidRPr="00A3477D">
              <w:rPr>
                <w:rFonts w:ascii="Verdana" w:hAnsi="Verdana"/>
                <w:sz w:val="18"/>
                <w:szCs w:val="18"/>
              </w:rPr>
              <w:t xml:space="preserve">closed toe, </w:t>
            </w:r>
            <w:r w:rsidRPr="00A3477D">
              <w:rPr>
                <w:rFonts w:ascii="Verdana" w:hAnsi="Verdana"/>
                <w:sz w:val="18"/>
                <w:szCs w:val="18"/>
              </w:rPr>
              <w:t>wipe-clean shoes</w:t>
            </w:r>
            <w:r w:rsidR="38A0190C" w:rsidRPr="00A3477D">
              <w:rPr>
                <w:rFonts w:ascii="Verdana" w:hAnsi="Verdana"/>
                <w:sz w:val="18"/>
                <w:szCs w:val="18"/>
              </w:rPr>
              <w:t>.</w:t>
            </w:r>
          </w:p>
          <w:p w14:paraId="1712FA3C" w14:textId="77777777" w:rsidR="00A3477D" w:rsidRDefault="00432FE6" w:rsidP="00B541DF">
            <w:pPr>
              <w:pStyle w:val="ListParagraph"/>
              <w:numPr>
                <w:ilvl w:val="0"/>
                <w:numId w:val="28"/>
              </w:numPr>
              <w:spacing w:after="120"/>
              <w:rPr>
                <w:rFonts w:ascii="Verdana" w:hAnsi="Verdana"/>
                <w:sz w:val="18"/>
                <w:szCs w:val="18"/>
              </w:rPr>
            </w:pPr>
            <w:r w:rsidRPr="00A3477D">
              <w:rPr>
                <w:rFonts w:ascii="Verdana" w:hAnsi="Verdana"/>
                <w:sz w:val="18"/>
                <w:szCs w:val="18"/>
              </w:rPr>
              <w:t>Regular checks of the area by users, PIs</w:t>
            </w:r>
            <w:r w:rsidR="00BC72F6" w:rsidRPr="00A3477D">
              <w:rPr>
                <w:rFonts w:ascii="Verdana" w:hAnsi="Verdana"/>
                <w:sz w:val="18"/>
                <w:szCs w:val="18"/>
              </w:rPr>
              <w:t>, managers</w:t>
            </w:r>
            <w:r w:rsidRPr="00A3477D">
              <w:rPr>
                <w:rFonts w:ascii="Verdana" w:hAnsi="Verdana"/>
                <w:sz w:val="18"/>
                <w:szCs w:val="18"/>
              </w:rPr>
              <w:t xml:space="preserve"> and Safety Office monitor this.</w:t>
            </w:r>
          </w:p>
          <w:p w14:paraId="620ABE29" w14:textId="63C85287" w:rsidR="00900DEB" w:rsidRPr="00A3477D" w:rsidRDefault="00432FE6" w:rsidP="00B541DF">
            <w:pPr>
              <w:pStyle w:val="ListParagraph"/>
              <w:numPr>
                <w:ilvl w:val="0"/>
                <w:numId w:val="28"/>
              </w:numPr>
              <w:spacing w:after="120"/>
              <w:rPr>
                <w:rFonts w:ascii="Verdana" w:hAnsi="Verdana"/>
                <w:sz w:val="18"/>
                <w:szCs w:val="18"/>
              </w:rPr>
            </w:pPr>
            <w:r w:rsidRPr="00A3477D">
              <w:rPr>
                <w:rFonts w:ascii="Verdana" w:hAnsi="Verdana"/>
                <w:sz w:val="18"/>
                <w:szCs w:val="18"/>
              </w:rPr>
              <w:t>Staff/students must report any failings or concerns to Estates (Helpdesk) by calling 52424 or using the on-line reporting form</w:t>
            </w:r>
            <w:r w:rsidRPr="00A3477D">
              <w:rPr>
                <w:rFonts w:ascii="Verdana" w:hAnsi="Verdana"/>
                <w:color w:val="FF0000"/>
                <w:sz w:val="18"/>
                <w:szCs w:val="18"/>
              </w:rPr>
              <w:t>.</w:t>
            </w:r>
            <w:r w:rsidR="00900DEB" w:rsidRPr="00A3477D">
              <w:rPr>
                <w:rFonts w:ascii="Verdana" w:hAnsi="Verdana"/>
                <w:color w:val="FF0000"/>
                <w:sz w:val="18"/>
                <w:szCs w:val="18"/>
              </w:rPr>
              <w:t xml:space="preserve"> </w:t>
            </w:r>
          </w:p>
          <w:p w14:paraId="719482A2" w14:textId="1C68C463" w:rsidR="00432FE6" w:rsidRPr="00A3477D" w:rsidRDefault="00900DEB" w:rsidP="00B541DF">
            <w:pPr>
              <w:pStyle w:val="ListParagraph"/>
              <w:numPr>
                <w:ilvl w:val="0"/>
                <w:numId w:val="28"/>
              </w:numPr>
              <w:spacing w:after="120"/>
              <w:rPr>
                <w:rFonts w:ascii="Verdana" w:hAnsi="Verdana"/>
                <w:sz w:val="18"/>
                <w:szCs w:val="18"/>
              </w:rPr>
            </w:pPr>
            <w:r w:rsidRPr="00A3477D">
              <w:rPr>
                <w:rFonts w:ascii="Verdana" w:hAnsi="Verdana"/>
                <w:sz w:val="18"/>
                <w:szCs w:val="18"/>
              </w:rPr>
              <w:t xml:space="preserve">Care should be </w:t>
            </w:r>
            <w:r w:rsidR="154029E2" w:rsidRPr="00A3477D">
              <w:rPr>
                <w:rFonts w:ascii="Verdana" w:hAnsi="Verdana"/>
                <w:sz w:val="18"/>
                <w:szCs w:val="18"/>
              </w:rPr>
              <w:t>taken</w:t>
            </w:r>
            <w:r w:rsidRPr="00A3477D">
              <w:rPr>
                <w:rFonts w:ascii="Verdana" w:hAnsi="Verdana"/>
                <w:sz w:val="18"/>
                <w:szCs w:val="18"/>
              </w:rPr>
              <w:t xml:space="preserve"> in </w:t>
            </w:r>
            <w:r w:rsidR="154029E2" w:rsidRPr="00A3477D">
              <w:rPr>
                <w:rFonts w:ascii="Verdana" w:hAnsi="Verdana"/>
                <w:sz w:val="18"/>
                <w:szCs w:val="18"/>
              </w:rPr>
              <w:t>high risk areas</w:t>
            </w:r>
            <w:r w:rsidRPr="00A3477D">
              <w:rPr>
                <w:rFonts w:ascii="Verdana" w:hAnsi="Verdana"/>
                <w:sz w:val="18"/>
                <w:szCs w:val="18"/>
              </w:rPr>
              <w:t xml:space="preserve"> at all </w:t>
            </w:r>
            <w:r w:rsidR="5E2287DA" w:rsidRPr="00A3477D">
              <w:rPr>
                <w:rFonts w:ascii="Verdana" w:hAnsi="Verdana"/>
                <w:sz w:val="18"/>
                <w:szCs w:val="18"/>
              </w:rPr>
              <w:t>time</w:t>
            </w:r>
            <w:r w:rsidR="0639C941" w:rsidRPr="00A3477D">
              <w:rPr>
                <w:rFonts w:ascii="Verdana" w:hAnsi="Verdana"/>
                <w:sz w:val="18"/>
                <w:szCs w:val="18"/>
              </w:rPr>
              <w:t>s</w:t>
            </w:r>
            <w:r w:rsidRPr="00A3477D">
              <w:rPr>
                <w:rFonts w:ascii="Verdana" w:hAnsi="Verdana"/>
                <w:sz w:val="18"/>
                <w:szCs w:val="18"/>
              </w:rPr>
              <w:t xml:space="preserve"> to </w:t>
            </w:r>
            <w:r w:rsidR="7CB6020C" w:rsidRPr="00A3477D">
              <w:rPr>
                <w:rFonts w:ascii="Verdana" w:hAnsi="Verdana"/>
                <w:sz w:val="18"/>
                <w:szCs w:val="18"/>
              </w:rPr>
              <w:t xml:space="preserve">help </w:t>
            </w:r>
            <w:r w:rsidRPr="00A3477D">
              <w:rPr>
                <w:rFonts w:ascii="Verdana" w:hAnsi="Verdana"/>
                <w:sz w:val="18"/>
                <w:szCs w:val="18"/>
              </w:rPr>
              <w:t>prevent injuries</w:t>
            </w:r>
            <w:r w:rsidR="41B27FCD" w:rsidRPr="00A3477D">
              <w:rPr>
                <w:rFonts w:ascii="Verdana" w:hAnsi="Verdana"/>
                <w:sz w:val="18"/>
                <w:szCs w:val="18"/>
              </w:rPr>
              <w:t xml:space="preserve"> or incidents.</w:t>
            </w:r>
          </w:p>
        </w:tc>
        <w:tc>
          <w:tcPr>
            <w:tcW w:w="915" w:type="dxa"/>
          </w:tcPr>
          <w:p w14:paraId="69647477" w14:textId="4AEE6E97" w:rsidR="00432FE6" w:rsidRPr="00003E1E" w:rsidRDefault="51B1B225" w:rsidP="7B2D3064">
            <w:pPr>
              <w:rPr>
                <w:rFonts w:ascii="Verdana" w:hAnsi="Verdana"/>
                <w:sz w:val="18"/>
                <w:szCs w:val="18"/>
              </w:rPr>
            </w:pPr>
            <w:r w:rsidRPr="7B2D3064">
              <w:rPr>
                <w:rFonts w:ascii="Verdana" w:hAnsi="Verdana"/>
                <w:sz w:val="18"/>
                <w:szCs w:val="18"/>
              </w:rPr>
              <w:t>LOW</w:t>
            </w:r>
          </w:p>
        </w:tc>
        <w:tc>
          <w:tcPr>
            <w:tcW w:w="910" w:type="dxa"/>
          </w:tcPr>
          <w:p w14:paraId="4DD4DD8F" w14:textId="77777777" w:rsidR="00432FE6" w:rsidRDefault="00432FE6" w:rsidP="00432FE6">
            <w:pPr>
              <w:jc w:val="center"/>
              <w:rPr>
                <w:rFonts w:ascii="Verdana" w:hAnsi="Verdana"/>
                <w:sz w:val="18"/>
                <w:szCs w:val="18"/>
              </w:rPr>
            </w:pPr>
            <w:r>
              <w:rPr>
                <w:rFonts w:ascii="Verdana" w:hAnsi="Verdana"/>
                <w:sz w:val="18"/>
                <w:szCs w:val="18"/>
              </w:rPr>
              <w:t>A</w:t>
            </w:r>
          </w:p>
        </w:tc>
      </w:tr>
      <w:tr w:rsidR="00900DEB" w:rsidRPr="003708A9" w14:paraId="7F6E7EBB" w14:textId="77777777" w:rsidTr="429B7F8B">
        <w:trPr>
          <w:jc w:val="center"/>
        </w:trPr>
        <w:tc>
          <w:tcPr>
            <w:tcW w:w="1623" w:type="dxa"/>
          </w:tcPr>
          <w:p w14:paraId="34B278B3" w14:textId="3ACB4FEF" w:rsidR="00900DEB" w:rsidRDefault="00006F77" w:rsidP="00900DEB">
            <w:pPr>
              <w:spacing w:after="120"/>
              <w:rPr>
                <w:rFonts w:ascii="Verdana" w:hAnsi="Verdana"/>
                <w:sz w:val="18"/>
                <w:szCs w:val="18"/>
              </w:rPr>
            </w:pPr>
            <w:r>
              <w:rPr>
                <w:rFonts w:ascii="Verdana" w:hAnsi="Verdana"/>
                <w:sz w:val="18"/>
                <w:szCs w:val="18"/>
              </w:rPr>
              <w:t xml:space="preserve">Students </w:t>
            </w:r>
            <w:r w:rsidR="00900DEB">
              <w:rPr>
                <w:rFonts w:ascii="Verdana" w:hAnsi="Verdana"/>
                <w:sz w:val="18"/>
                <w:szCs w:val="18"/>
              </w:rPr>
              <w:t xml:space="preserve">Traversing around </w:t>
            </w:r>
            <w:r>
              <w:rPr>
                <w:rFonts w:ascii="Verdana" w:hAnsi="Verdana"/>
                <w:sz w:val="18"/>
                <w:szCs w:val="18"/>
              </w:rPr>
              <w:t>makerspace</w:t>
            </w:r>
          </w:p>
          <w:p w14:paraId="073985ED" w14:textId="77777777" w:rsidR="00900DEB" w:rsidRDefault="00900DEB" w:rsidP="00900DEB">
            <w:pPr>
              <w:spacing w:after="120"/>
              <w:rPr>
                <w:rFonts w:ascii="Verdana" w:hAnsi="Verdana"/>
                <w:sz w:val="18"/>
                <w:szCs w:val="18"/>
              </w:rPr>
            </w:pPr>
            <w:r w:rsidRPr="008235BC">
              <w:rPr>
                <w:rFonts w:ascii="Verdana" w:hAnsi="Verdana"/>
                <w:b/>
                <w:sz w:val="18"/>
                <w:szCs w:val="18"/>
                <w:highlight w:val="yellow"/>
              </w:rPr>
              <w:t>E=essential</w:t>
            </w:r>
          </w:p>
        </w:tc>
        <w:tc>
          <w:tcPr>
            <w:tcW w:w="1767" w:type="dxa"/>
          </w:tcPr>
          <w:p w14:paraId="44D39576" w14:textId="77777777" w:rsidR="00900DEB" w:rsidRDefault="00900DEB" w:rsidP="00900DEB">
            <w:pPr>
              <w:spacing w:after="120"/>
              <w:rPr>
                <w:rFonts w:ascii="Verdana" w:hAnsi="Verdana"/>
                <w:sz w:val="18"/>
                <w:szCs w:val="18"/>
              </w:rPr>
            </w:pPr>
            <w:r>
              <w:rPr>
                <w:rFonts w:ascii="Verdana" w:hAnsi="Verdana"/>
                <w:sz w:val="18"/>
                <w:szCs w:val="18"/>
              </w:rPr>
              <w:t>Obstructions and/or spillages</w:t>
            </w:r>
          </w:p>
          <w:p w14:paraId="0419AAD6" w14:textId="77777777" w:rsidR="00900DEB" w:rsidRDefault="00900DEB" w:rsidP="00900DEB">
            <w:pPr>
              <w:spacing w:after="120"/>
              <w:rPr>
                <w:rFonts w:ascii="Verdana" w:hAnsi="Verdana"/>
                <w:sz w:val="18"/>
                <w:szCs w:val="18"/>
              </w:rPr>
            </w:pPr>
          </w:p>
          <w:p w14:paraId="67BB747C" w14:textId="77777777" w:rsidR="00900DEB" w:rsidRDefault="00900DEB" w:rsidP="00900DEB">
            <w:pPr>
              <w:spacing w:after="120"/>
              <w:rPr>
                <w:rFonts w:ascii="Verdana" w:hAnsi="Verdana"/>
                <w:sz w:val="18"/>
                <w:szCs w:val="18"/>
              </w:rPr>
            </w:pPr>
          </w:p>
          <w:p w14:paraId="1D70A159" w14:textId="77777777" w:rsidR="00900DEB" w:rsidRDefault="00900DEB" w:rsidP="00900DEB">
            <w:pPr>
              <w:spacing w:after="120"/>
              <w:rPr>
                <w:rFonts w:ascii="Verdana" w:hAnsi="Verdana"/>
                <w:sz w:val="18"/>
                <w:szCs w:val="18"/>
              </w:rPr>
            </w:pPr>
            <w:r w:rsidRPr="00F648A7">
              <w:rPr>
                <w:rFonts w:ascii="Verdana" w:hAnsi="Verdana"/>
                <w:sz w:val="18"/>
                <w:szCs w:val="18"/>
              </w:rPr>
              <w:t xml:space="preserve"> </w:t>
            </w:r>
          </w:p>
        </w:tc>
        <w:tc>
          <w:tcPr>
            <w:tcW w:w="2016" w:type="dxa"/>
          </w:tcPr>
          <w:p w14:paraId="04EAA72E" w14:textId="77777777" w:rsidR="00900DEB" w:rsidRDefault="00900DEB" w:rsidP="00900DEB">
            <w:pPr>
              <w:spacing w:after="120"/>
              <w:rPr>
                <w:rFonts w:ascii="Verdana" w:hAnsi="Verdana"/>
                <w:sz w:val="18"/>
                <w:szCs w:val="18"/>
              </w:rPr>
            </w:pPr>
            <w:r>
              <w:rPr>
                <w:rFonts w:ascii="Verdana" w:hAnsi="Verdana"/>
                <w:sz w:val="18"/>
                <w:szCs w:val="18"/>
              </w:rPr>
              <w:t>Staff, students and visitors.</w:t>
            </w:r>
          </w:p>
          <w:p w14:paraId="391C4D01" w14:textId="77777777" w:rsidR="00900DEB" w:rsidRDefault="00900DEB" w:rsidP="00900DEB">
            <w:pPr>
              <w:spacing w:after="120"/>
              <w:rPr>
                <w:rFonts w:ascii="Verdana" w:hAnsi="Verdana"/>
                <w:sz w:val="18"/>
                <w:szCs w:val="18"/>
              </w:rPr>
            </w:pPr>
            <w:r>
              <w:rPr>
                <w:rFonts w:ascii="Verdana" w:hAnsi="Verdana"/>
                <w:sz w:val="18"/>
                <w:szCs w:val="18"/>
              </w:rPr>
              <w:t>Slips, trips and falls</w:t>
            </w:r>
          </w:p>
          <w:p w14:paraId="0DC2E92C" w14:textId="77777777" w:rsidR="00900DEB" w:rsidRDefault="00900DEB" w:rsidP="00900DEB">
            <w:pPr>
              <w:spacing w:after="120"/>
              <w:rPr>
                <w:rFonts w:ascii="Verdana" w:hAnsi="Verdana"/>
                <w:sz w:val="18"/>
                <w:szCs w:val="18"/>
              </w:rPr>
            </w:pPr>
            <w:r>
              <w:rPr>
                <w:rFonts w:ascii="Verdana" w:hAnsi="Verdana"/>
                <w:sz w:val="18"/>
                <w:szCs w:val="18"/>
              </w:rPr>
              <w:t>Bruises</w:t>
            </w:r>
          </w:p>
          <w:p w14:paraId="0977ED3E" w14:textId="77777777" w:rsidR="00900DEB" w:rsidRDefault="00900DEB" w:rsidP="00900DEB">
            <w:pPr>
              <w:spacing w:after="120"/>
              <w:rPr>
                <w:rFonts w:ascii="Verdana" w:hAnsi="Verdana"/>
                <w:sz w:val="18"/>
                <w:szCs w:val="18"/>
              </w:rPr>
            </w:pPr>
            <w:r>
              <w:rPr>
                <w:rFonts w:ascii="Verdana" w:hAnsi="Verdana"/>
                <w:sz w:val="18"/>
                <w:szCs w:val="18"/>
              </w:rPr>
              <w:t>Sprains</w:t>
            </w:r>
          </w:p>
          <w:p w14:paraId="58D51619" w14:textId="77777777" w:rsidR="00900DEB" w:rsidRDefault="00900DEB" w:rsidP="00900DEB">
            <w:pPr>
              <w:spacing w:after="120"/>
              <w:rPr>
                <w:rFonts w:ascii="Verdana" w:hAnsi="Verdana"/>
                <w:sz w:val="18"/>
                <w:szCs w:val="18"/>
              </w:rPr>
            </w:pPr>
            <w:r w:rsidRPr="00F648A7">
              <w:rPr>
                <w:rFonts w:ascii="Verdana" w:hAnsi="Verdana"/>
                <w:sz w:val="18"/>
                <w:szCs w:val="18"/>
              </w:rPr>
              <w:t>Strains</w:t>
            </w:r>
          </w:p>
          <w:p w14:paraId="01BDAE3A" w14:textId="77777777" w:rsidR="00900DEB" w:rsidRDefault="00900DEB" w:rsidP="00900DEB">
            <w:pPr>
              <w:spacing w:after="120"/>
              <w:rPr>
                <w:rFonts w:ascii="Verdana" w:hAnsi="Verdana"/>
                <w:sz w:val="18"/>
                <w:szCs w:val="18"/>
              </w:rPr>
            </w:pPr>
            <w:r>
              <w:rPr>
                <w:rFonts w:ascii="Verdana" w:hAnsi="Verdana"/>
                <w:sz w:val="18"/>
                <w:szCs w:val="18"/>
              </w:rPr>
              <w:t>F</w:t>
            </w:r>
            <w:r w:rsidRPr="00F648A7">
              <w:rPr>
                <w:rFonts w:ascii="Verdana" w:hAnsi="Verdana"/>
                <w:sz w:val="18"/>
                <w:szCs w:val="18"/>
              </w:rPr>
              <w:t>ractures</w:t>
            </w:r>
          </w:p>
        </w:tc>
        <w:tc>
          <w:tcPr>
            <w:tcW w:w="8640" w:type="dxa"/>
          </w:tcPr>
          <w:p w14:paraId="64D1A52F"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Reasonable standards of housekeeping are maintained and checked on a monthly basis by users. Staff and students agree during induction to read and abide by the Department’s health and safety policy which states the guidelines for housekeeping.</w:t>
            </w:r>
          </w:p>
          <w:p w14:paraId="59BAEC2B"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Trailing cables must be positioned neatly away from walkways or highlighted with hazard tape.</w:t>
            </w:r>
          </w:p>
          <w:p w14:paraId="73031445"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 xml:space="preserve">Faults, repairs and maintenance are reported immediately to Estates (Helpdesk) for repair/replacement </w:t>
            </w:r>
          </w:p>
          <w:p w14:paraId="582D956C"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Floors kept clean, dry and clear of obstructions particularly exit routes. Spillages to be cleared immediately – spill kits are available.</w:t>
            </w:r>
          </w:p>
          <w:p w14:paraId="67CA41E6"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Cabinet drawers and doors are kept closed when not in use</w:t>
            </w:r>
          </w:p>
          <w:p w14:paraId="554F0373" w14:textId="39FA1426"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 xml:space="preserve">Waste bins are supplied for </w:t>
            </w:r>
            <w:r w:rsidR="7EAB8DA7" w:rsidRPr="00A3477D">
              <w:rPr>
                <w:rFonts w:ascii="Verdana" w:hAnsi="Verdana"/>
                <w:sz w:val="18"/>
                <w:szCs w:val="18"/>
              </w:rPr>
              <w:t xml:space="preserve">general </w:t>
            </w:r>
            <w:r w:rsidR="00A52C11" w:rsidRPr="00A3477D">
              <w:rPr>
                <w:rFonts w:ascii="Verdana" w:hAnsi="Verdana"/>
                <w:sz w:val="18"/>
                <w:szCs w:val="18"/>
              </w:rPr>
              <w:t xml:space="preserve">and recyclable </w:t>
            </w:r>
            <w:r w:rsidR="7EAB8DA7" w:rsidRPr="00A3477D">
              <w:rPr>
                <w:rFonts w:ascii="Verdana" w:hAnsi="Verdana"/>
                <w:sz w:val="18"/>
                <w:szCs w:val="18"/>
              </w:rPr>
              <w:t>waste</w:t>
            </w:r>
            <w:r w:rsidRPr="00A3477D">
              <w:rPr>
                <w:rFonts w:ascii="Verdana" w:hAnsi="Verdana"/>
                <w:sz w:val="18"/>
                <w:szCs w:val="18"/>
              </w:rPr>
              <w:t xml:space="preserve"> reducing the </w:t>
            </w:r>
            <w:r w:rsidR="00147D52" w:rsidRPr="00A3477D">
              <w:rPr>
                <w:rFonts w:ascii="Verdana" w:hAnsi="Verdana"/>
                <w:sz w:val="18"/>
                <w:szCs w:val="18"/>
              </w:rPr>
              <w:t>build-up of</w:t>
            </w:r>
            <w:r w:rsidRPr="00A3477D">
              <w:rPr>
                <w:rFonts w:ascii="Verdana" w:hAnsi="Verdana"/>
                <w:sz w:val="18"/>
                <w:szCs w:val="18"/>
              </w:rPr>
              <w:t xml:space="preserve"> rubbish </w:t>
            </w:r>
            <w:r w:rsidR="00147D52" w:rsidRPr="00A3477D">
              <w:rPr>
                <w:rFonts w:ascii="Verdana" w:hAnsi="Verdana"/>
                <w:sz w:val="18"/>
                <w:szCs w:val="18"/>
              </w:rPr>
              <w:t>in corridors and spaces</w:t>
            </w:r>
            <w:r w:rsidRPr="00A3477D">
              <w:rPr>
                <w:rFonts w:ascii="Verdana" w:hAnsi="Verdana"/>
                <w:sz w:val="18"/>
                <w:szCs w:val="18"/>
              </w:rPr>
              <w:t>.</w:t>
            </w:r>
          </w:p>
          <w:p w14:paraId="53442606"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Marked pathways are followed.</w:t>
            </w:r>
          </w:p>
          <w:p w14:paraId="78738673" w14:textId="3B17D888"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 xml:space="preserve">Adequate lighting </w:t>
            </w:r>
            <w:r w:rsidR="4837AA09" w:rsidRPr="00A3477D">
              <w:rPr>
                <w:rFonts w:ascii="Verdana" w:hAnsi="Verdana"/>
                <w:sz w:val="18"/>
                <w:szCs w:val="18"/>
              </w:rPr>
              <w:t>is</w:t>
            </w:r>
            <w:r w:rsidR="5E2287DA" w:rsidRPr="00A3477D">
              <w:rPr>
                <w:rFonts w:ascii="Verdana" w:hAnsi="Verdana"/>
                <w:sz w:val="18"/>
                <w:szCs w:val="18"/>
              </w:rPr>
              <w:t xml:space="preserve"> </w:t>
            </w:r>
            <w:r w:rsidRPr="00A3477D">
              <w:rPr>
                <w:rFonts w:ascii="Verdana" w:hAnsi="Verdana"/>
                <w:sz w:val="18"/>
                <w:szCs w:val="18"/>
              </w:rPr>
              <w:t xml:space="preserve">based on </w:t>
            </w:r>
            <w:r w:rsidR="24488485" w:rsidRPr="00A3477D">
              <w:rPr>
                <w:rFonts w:ascii="Verdana" w:hAnsi="Verdana"/>
                <w:sz w:val="18"/>
                <w:szCs w:val="18"/>
              </w:rPr>
              <w:t xml:space="preserve">identified </w:t>
            </w:r>
            <w:r w:rsidR="131E5983" w:rsidRPr="00A3477D">
              <w:rPr>
                <w:rFonts w:ascii="Verdana" w:hAnsi="Verdana"/>
                <w:sz w:val="18"/>
                <w:szCs w:val="18"/>
              </w:rPr>
              <w:t>activities/</w:t>
            </w:r>
            <w:r w:rsidR="24488485" w:rsidRPr="00A3477D">
              <w:rPr>
                <w:rFonts w:ascii="Verdana" w:hAnsi="Verdana"/>
                <w:sz w:val="18"/>
                <w:szCs w:val="18"/>
              </w:rPr>
              <w:t>tasks in the area</w:t>
            </w:r>
            <w:r w:rsidR="5E2287DA" w:rsidRPr="00A3477D">
              <w:rPr>
                <w:rFonts w:ascii="Verdana" w:hAnsi="Verdana"/>
                <w:sz w:val="18"/>
                <w:szCs w:val="18"/>
              </w:rPr>
              <w:t xml:space="preserve">s </w:t>
            </w:r>
            <w:r w:rsidR="638E1E32" w:rsidRPr="00A3477D">
              <w:rPr>
                <w:rFonts w:ascii="Verdana" w:hAnsi="Verdana"/>
                <w:sz w:val="18"/>
                <w:szCs w:val="18"/>
              </w:rPr>
              <w:t>as</w:t>
            </w:r>
            <w:r w:rsidRPr="00A3477D">
              <w:rPr>
                <w:rFonts w:ascii="Verdana" w:hAnsi="Verdana"/>
                <w:sz w:val="18"/>
                <w:szCs w:val="18"/>
              </w:rPr>
              <w:t xml:space="preserve"> deemed sufficient during building </w:t>
            </w:r>
            <w:r w:rsidR="21924EE8" w:rsidRPr="00A3477D">
              <w:rPr>
                <w:rFonts w:ascii="Verdana" w:hAnsi="Verdana"/>
                <w:sz w:val="18"/>
                <w:szCs w:val="18"/>
              </w:rPr>
              <w:t>de</w:t>
            </w:r>
            <w:r w:rsidR="229382CE" w:rsidRPr="00A3477D">
              <w:rPr>
                <w:rFonts w:ascii="Verdana" w:hAnsi="Verdana"/>
                <w:sz w:val="18"/>
                <w:szCs w:val="18"/>
              </w:rPr>
              <w:t xml:space="preserve">sign </w:t>
            </w:r>
            <w:r w:rsidR="37D24E4D" w:rsidRPr="00A3477D">
              <w:rPr>
                <w:rFonts w:ascii="Verdana" w:hAnsi="Verdana"/>
                <w:sz w:val="18"/>
                <w:szCs w:val="18"/>
              </w:rPr>
              <w:t>specification</w:t>
            </w:r>
            <w:r w:rsidR="5E2287DA" w:rsidRPr="00A3477D">
              <w:rPr>
                <w:rFonts w:ascii="Verdana" w:hAnsi="Verdana"/>
                <w:sz w:val="18"/>
                <w:szCs w:val="18"/>
              </w:rPr>
              <w:t>.</w:t>
            </w:r>
            <w:r w:rsidRPr="00A3477D">
              <w:rPr>
                <w:rFonts w:ascii="Verdana" w:hAnsi="Verdana"/>
                <w:sz w:val="18"/>
                <w:szCs w:val="18"/>
              </w:rPr>
              <w:t xml:space="preserve"> Emergency lighting will turn on if standard lighting system is faulty </w:t>
            </w:r>
            <w:r w:rsidR="1B39F19E" w:rsidRPr="00A3477D">
              <w:rPr>
                <w:rFonts w:ascii="Verdana" w:hAnsi="Verdana"/>
                <w:sz w:val="18"/>
                <w:szCs w:val="18"/>
              </w:rPr>
              <w:t>to ensure</w:t>
            </w:r>
            <w:r w:rsidRPr="00A3477D">
              <w:rPr>
                <w:rFonts w:ascii="Verdana" w:hAnsi="Verdana"/>
                <w:sz w:val="18"/>
                <w:szCs w:val="18"/>
              </w:rPr>
              <w:t xml:space="preserve"> there will always be light in the </w:t>
            </w:r>
            <w:r w:rsidR="0417F8E2" w:rsidRPr="00A3477D">
              <w:rPr>
                <w:rFonts w:ascii="Verdana" w:hAnsi="Verdana"/>
                <w:sz w:val="18"/>
                <w:szCs w:val="18"/>
              </w:rPr>
              <w:t>areas</w:t>
            </w:r>
            <w:r w:rsidR="6D99A210" w:rsidRPr="00A3477D">
              <w:rPr>
                <w:rFonts w:ascii="Verdana" w:hAnsi="Verdana"/>
                <w:sz w:val="18"/>
                <w:szCs w:val="18"/>
              </w:rPr>
              <w:t>.</w:t>
            </w:r>
          </w:p>
          <w:p w14:paraId="02F9D48E" w14:textId="77777777" w:rsidR="00900DEB" w:rsidRPr="00A3477D" w:rsidRDefault="00900DEB" w:rsidP="00B541DF">
            <w:pPr>
              <w:pStyle w:val="ListParagraph"/>
              <w:numPr>
                <w:ilvl w:val="0"/>
                <w:numId w:val="29"/>
              </w:numPr>
              <w:spacing w:after="120"/>
              <w:rPr>
                <w:rFonts w:ascii="Verdana" w:hAnsi="Verdana"/>
                <w:sz w:val="18"/>
                <w:szCs w:val="18"/>
              </w:rPr>
            </w:pPr>
            <w:r w:rsidRPr="00A3477D">
              <w:rPr>
                <w:rFonts w:ascii="Verdana" w:hAnsi="Verdana"/>
                <w:sz w:val="18"/>
                <w:szCs w:val="18"/>
              </w:rPr>
              <w:t>Signage is posted on the doors informing all users of emergency protocols and the telephone number for Security and first aiders if medical help is needed</w:t>
            </w:r>
          </w:p>
        </w:tc>
        <w:tc>
          <w:tcPr>
            <w:tcW w:w="915" w:type="dxa"/>
          </w:tcPr>
          <w:p w14:paraId="455BF8EB" w14:textId="789D3DE8" w:rsidR="00900DEB" w:rsidRPr="00BC72F6" w:rsidRDefault="2E3F95F5" w:rsidP="7B2D3064">
            <w:pPr>
              <w:rPr>
                <w:rFonts w:ascii="Verdana" w:hAnsi="Verdana"/>
                <w:sz w:val="18"/>
                <w:szCs w:val="18"/>
              </w:rPr>
            </w:pPr>
            <w:r w:rsidRPr="7B2D3064">
              <w:rPr>
                <w:rFonts w:ascii="Verdana" w:hAnsi="Verdana"/>
                <w:sz w:val="18"/>
                <w:szCs w:val="18"/>
              </w:rPr>
              <w:t>LOW</w:t>
            </w:r>
          </w:p>
        </w:tc>
        <w:tc>
          <w:tcPr>
            <w:tcW w:w="910" w:type="dxa"/>
          </w:tcPr>
          <w:p w14:paraId="74692517" w14:textId="77777777" w:rsidR="00900DEB" w:rsidRDefault="00900DEB" w:rsidP="00900DEB">
            <w:pPr>
              <w:jc w:val="center"/>
              <w:rPr>
                <w:rFonts w:ascii="Verdana" w:hAnsi="Verdana"/>
                <w:sz w:val="18"/>
                <w:szCs w:val="18"/>
              </w:rPr>
            </w:pPr>
          </w:p>
          <w:p w14:paraId="00C0CC69" w14:textId="77777777" w:rsidR="00900DEB" w:rsidRDefault="00900DEB" w:rsidP="00900DEB">
            <w:pPr>
              <w:jc w:val="center"/>
              <w:rPr>
                <w:rFonts w:ascii="Verdana" w:hAnsi="Verdana"/>
                <w:sz w:val="18"/>
                <w:szCs w:val="18"/>
              </w:rPr>
            </w:pPr>
            <w:r>
              <w:rPr>
                <w:rFonts w:ascii="Verdana" w:hAnsi="Verdana"/>
                <w:sz w:val="18"/>
                <w:szCs w:val="18"/>
              </w:rPr>
              <w:t>A</w:t>
            </w:r>
          </w:p>
        </w:tc>
      </w:tr>
      <w:tr w:rsidR="00900DEB" w:rsidRPr="003708A9" w14:paraId="4FAF5B22" w14:textId="77777777" w:rsidTr="429B7F8B">
        <w:trPr>
          <w:jc w:val="center"/>
        </w:trPr>
        <w:tc>
          <w:tcPr>
            <w:tcW w:w="1623" w:type="dxa"/>
          </w:tcPr>
          <w:p w14:paraId="4D00BAAE" w14:textId="77777777" w:rsidR="00900DEB" w:rsidRDefault="00900DEB" w:rsidP="00900DEB">
            <w:pPr>
              <w:spacing w:after="120"/>
              <w:rPr>
                <w:rFonts w:ascii="Verdana" w:hAnsi="Verdana"/>
                <w:sz w:val="18"/>
                <w:szCs w:val="18"/>
              </w:rPr>
            </w:pPr>
            <w:r>
              <w:rPr>
                <w:rFonts w:ascii="Verdana" w:hAnsi="Verdana"/>
                <w:sz w:val="18"/>
                <w:szCs w:val="18"/>
              </w:rPr>
              <w:t>Use of display screen equipment</w:t>
            </w:r>
          </w:p>
          <w:p w14:paraId="3006760F" w14:textId="77777777" w:rsidR="00900DEB" w:rsidRDefault="00900DEB" w:rsidP="00900DEB">
            <w:pPr>
              <w:spacing w:after="120"/>
              <w:rPr>
                <w:rFonts w:ascii="Verdana" w:hAnsi="Verdana"/>
                <w:sz w:val="18"/>
                <w:szCs w:val="18"/>
              </w:rPr>
            </w:pPr>
            <w:r>
              <w:rPr>
                <w:rFonts w:ascii="Verdana" w:hAnsi="Verdana"/>
                <w:sz w:val="18"/>
                <w:szCs w:val="18"/>
              </w:rPr>
              <w:t>Repetitive/prolonged use of equipment or tasks</w:t>
            </w:r>
          </w:p>
          <w:p w14:paraId="02EBF6EB" w14:textId="77777777" w:rsidR="00900DEB" w:rsidRPr="00BA678C" w:rsidRDefault="00900DEB" w:rsidP="00900DEB">
            <w:pPr>
              <w:spacing w:after="120"/>
              <w:rPr>
                <w:rFonts w:ascii="Verdana" w:hAnsi="Verdana"/>
                <w:b/>
                <w:sz w:val="18"/>
                <w:szCs w:val="18"/>
              </w:rPr>
            </w:pPr>
            <w:r w:rsidRPr="008235BC">
              <w:rPr>
                <w:rFonts w:ascii="Verdana" w:hAnsi="Verdana"/>
                <w:b/>
                <w:sz w:val="18"/>
                <w:szCs w:val="18"/>
                <w:highlight w:val="yellow"/>
              </w:rPr>
              <w:t>E=essential</w:t>
            </w:r>
          </w:p>
        </w:tc>
        <w:tc>
          <w:tcPr>
            <w:tcW w:w="1767" w:type="dxa"/>
          </w:tcPr>
          <w:p w14:paraId="316C4434" w14:textId="77777777" w:rsidR="00900DEB" w:rsidRDefault="00900DEB" w:rsidP="00900DEB">
            <w:pPr>
              <w:spacing w:after="120"/>
              <w:rPr>
                <w:rFonts w:ascii="Verdana" w:hAnsi="Verdana"/>
                <w:sz w:val="18"/>
                <w:szCs w:val="18"/>
              </w:rPr>
            </w:pPr>
            <w:r>
              <w:rPr>
                <w:rFonts w:ascii="Verdana" w:hAnsi="Verdana"/>
                <w:sz w:val="18"/>
                <w:szCs w:val="18"/>
              </w:rPr>
              <w:t>Incorrect posture whilst using DSE</w:t>
            </w:r>
          </w:p>
          <w:p w14:paraId="21814687" w14:textId="77777777" w:rsidR="00900DEB" w:rsidRDefault="00900DEB" w:rsidP="00900DEB">
            <w:pPr>
              <w:spacing w:after="120"/>
              <w:rPr>
                <w:rFonts w:ascii="Verdana" w:hAnsi="Verdana"/>
                <w:sz w:val="18"/>
                <w:szCs w:val="18"/>
              </w:rPr>
            </w:pPr>
            <w:r>
              <w:rPr>
                <w:rFonts w:ascii="Verdana" w:hAnsi="Verdana"/>
                <w:sz w:val="18"/>
                <w:szCs w:val="18"/>
              </w:rPr>
              <w:t>Incorrect workstation set up</w:t>
            </w:r>
          </w:p>
          <w:p w14:paraId="777B6608" w14:textId="77777777" w:rsidR="00900DEB" w:rsidRDefault="00900DEB" w:rsidP="00900DEB">
            <w:pPr>
              <w:spacing w:after="120"/>
              <w:rPr>
                <w:rFonts w:ascii="Verdana" w:hAnsi="Verdana"/>
                <w:sz w:val="18"/>
                <w:szCs w:val="18"/>
              </w:rPr>
            </w:pPr>
            <w:r>
              <w:rPr>
                <w:rFonts w:ascii="Verdana" w:hAnsi="Verdana"/>
                <w:sz w:val="18"/>
                <w:szCs w:val="18"/>
              </w:rPr>
              <w:t>Prolonged use without breaks</w:t>
            </w:r>
          </w:p>
          <w:p w14:paraId="54063B90" w14:textId="77777777" w:rsidR="00900DEB" w:rsidRDefault="00900DEB" w:rsidP="00900DEB">
            <w:pPr>
              <w:spacing w:after="120"/>
              <w:rPr>
                <w:rFonts w:ascii="Verdana" w:hAnsi="Verdana"/>
                <w:sz w:val="18"/>
                <w:szCs w:val="18"/>
              </w:rPr>
            </w:pPr>
            <w:r>
              <w:rPr>
                <w:rFonts w:ascii="Verdana" w:hAnsi="Verdana"/>
                <w:sz w:val="18"/>
                <w:szCs w:val="18"/>
              </w:rPr>
              <w:t>Electrical hazards</w:t>
            </w:r>
          </w:p>
        </w:tc>
        <w:tc>
          <w:tcPr>
            <w:tcW w:w="2016" w:type="dxa"/>
          </w:tcPr>
          <w:p w14:paraId="0E27EA7E" w14:textId="77777777" w:rsidR="00900DEB" w:rsidRDefault="00900DEB" w:rsidP="00900DEB">
            <w:pPr>
              <w:spacing w:after="120"/>
              <w:rPr>
                <w:rFonts w:ascii="Verdana" w:hAnsi="Verdana"/>
                <w:sz w:val="18"/>
                <w:szCs w:val="18"/>
              </w:rPr>
            </w:pPr>
            <w:r>
              <w:rPr>
                <w:rFonts w:ascii="Verdana" w:hAnsi="Verdana"/>
                <w:sz w:val="18"/>
                <w:szCs w:val="18"/>
              </w:rPr>
              <w:t>Staff and students.</w:t>
            </w:r>
          </w:p>
          <w:p w14:paraId="2C5B9BD2" w14:textId="77777777" w:rsidR="00900DEB" w:rsidRDefault="00900DEB" w:rsidP="00900DEB">
            <w:pPr>
              <w:spacing w:after="120"/>
              <w:rPr>
                <w:rFonts w:ascii="Verdana" w:hAnsi="Verdana"/>
                <w:sz w:val="18"/>
                <w:szCs w:val="18"/>
              </w:rPr>
            </w:pPr>
            <w:r>
              <w:rPr>
                <w:rFonts w:ascii="Verdana" w:hAnsi="Verdana"/>
                <w:sz w:val="18"/>
                <w:szCs w:val="18"/>
              </w:rPr>
              <w:t>Musculoskeletal injuries/disabilities</w:t>
            </w:r>
          </w:p>
          <w:p w14:paraId="51759C08" w14:textId="77777777" w:rsidR="00900DEB" w:rsidRDefault="00900DEB" w:rsidP="00900DEB">
            <w:pPr>
              <w:spacing w:after="120"/>
              <w:rPr>
                <w:rFonts w:ascii="Verdana" w:hAnsi="Verdana"/>
                <w:sz w:val="18"/>
                <w:szCs w:val="18"/>
              </w:rPr>
            </w:pPr>
            <w:r>
              <w:rPr>
                <w:rFonts w:ascii="Verdana" w:hAnsi="Verdana"/>
                <w:sz w:val="18"/>
                <w:szCs w:val="18"/>
              </w:rPr>
              <w:t>Limb disorders</w:t>
            </w:r>
          </w:p>
          <w:p w14:paraId="27EFC975" w14:textId="77777777" w:rsidR="00900DEB" w:rsidRDefault="00900DEB" w:rsidP="00900DEB">
            <w:pPr>
              <w:spacing w:after="120"/>
              <w:rPr>
                <w:rFonts w:ascii="Verdana" w:hAnsi="Verdana"/>
                <w:sz w:val="18"/>
                <w:szCs w:val="18"/>
              </w:rPr>
            </w:pPr>
            <w:r>
              <w:rPr>
                <w:rFonts w:ascii="Verdana" w:hAnsi="Verdana"/>
                <w:sz w:val="18"/>
                <w:szCs w:val="18"/>
              </w:rPr>
              <w:t>Eye strain</w:t>
            </w:r>
          </w:p>
          <w:p w14:paraId="35104C38" w14:textId="77777777" w:rsidR="00900DEB" w:rsidRDefault="00900DEB" w:rsidP="00900DEB">
            <w:pPr>
              <w:spacing w:after="120"/>
              <w:rPr>
                <w:rFonts w:ascii="Verdana" w:hAnsi="Verdana"/>
                <w:sz w:val="18"/>
                <w:szCs w:val="18"/>
              </w:rPr>
            </w:pPr>
            <w:r>
              <w:rPr>
                <w:rFonts w:ascii="Verdana" w:hAnsi="Verdana"/>
                <w:sz w:val="18"/>
                <w:szCs w:val="18"/>
              </w:rPr>
              <w:t>Headaches</w:t>
            </w:r>
          </w:p>
          <w:p w14:paraId="4D48DB75" w14:textId="77777777" w:rsidR="00900DEB" w:rsidRDefault="00900DEB" w:rsidP="00900DEB">
            <w:pPr>
              <w:spacing w:after="120"/>
              <w:rPr>
                <w:rFonts w:ascii="Verdana" w:hAnsi="Verdana"/>
                <w:sz w:val="18"/>
                <w:szCs w:val="18"/>
              </w:rPr>
            </w:pPr>
            <w:r>
              <w:rPr>
                <w:rFonts w:ascii="Verdana" w:hAnsi="Verdana"/>
                <w:sz w:val="18"/>
                <w:szCs w:val="18"/>
              </w:rPr>
              <w:t>Back pain</w:t>
            </w:r>
          </w:p>
          <w:p w14:paraId="7F17EC8B" w14:textId="77777777" w:rsidR="00900DEB" w:rsidRDefault="00900DEB" w:rsidP="00900DEB">
            <w:pPr>
              <w:spacing w:after="120"/>
              <w:rPr>
                <w:rFonts w:ascii="Verdana" w:hAnsi="Verdana"/>
                <w:sz w:val="18"/>
                <w:szCs w:val="18"/>
              </w:rPr>
            </w:pPr>
            <w:r>
              <w:rPr>
                <w:rFonts w:ascii="Verdana" w:hAnsi="Verdana"/>
                <w:sz w:val="18"/>
                <w:szCs w:val="18"/>
              </w:rPr>
              <w:t>Repetitive strain</w:t>
            </w:r>
          </w:p>
          <w:p w14:paraId="53DA96EB" w14:textId="77777777" w:rsidR="00900DEB" w:rsidRDefault="00900DEB" w:rsidP="00900DEB">
            <w:pPr>
              <w:spacing w:after="120"/>
              <w:rPr>
                <w:rFonts w:ascii="Verdana" w:hAnsi="Verdana"/>
                <w:sz w:val="18"/>
                <w:szCs w:val="18"/>
              </w:rPr>
            </w:pPr>
            <w:r>
              <w:rPr>
                <w:rFonts w:ascii="Verdana" w:hAnsi="Verdana"/>
                <w:sz w:val="18"/>
                <w:szCs w:val="18"/>
              </w:rPr>
              <w:t>Fatigue</w:t>
            </w:r>
          </w:p>
          <w:p w14:paraId="03DC8A1E" w14:textId="77777777" w:rsidR="00900DEB" w:rsidRDefault="00900DEB" w:rsidP="00900DEB">
            <w:pPr>
              <w:spacing w:after="120"/>
              <w:rPr>
                <w:rFonts w:ascii="Verdana" w:hAnsi="Verdana"/>
                <w:sz w:val="18"/>
                <w:szCs w:val="18"/>
              </w:rPr>
            </w:pPr>
            <w:r>
              <w:rPr>
                <w:rFonts w:ascii="Verdana" w:hAnsi="Verdana"/>
                <w:sz w:val="18"/>
                <w:szCs w:val="18"/>
              </w:rPr>
              <w:t>Electric shock</w:t>
            </w:r>
          </w:p>
        </w:tc>
        <w:tc>
          <w:tcPr>
            <w:tcW w:w="8640" w:type="dxa"/>
          </w:tcPr>
          <w:p w14:paraId="6A1EA111" w14:textId="230810AD" w:rsidR="00900DEB" w:rsidRDefault="180CDE54" w:rsidP="00B541DF">
            <w:pPr>
              <w:pStyle w:val="ListParagraph"/>
              <w:numPr>
                <w:ilvl w:val="0"/>
                <w:numId w:val="30"/>
              </w:numPr>
              <w:spacing w:after="120"/>
            </w:pPr>
            <w:r w:rsidRPr="00A3477D">
              <w:rPr>
                <w:rFonts w:ascii="Verdana" w:eastAsia="Verdana" w:hAnsi="Verdana" w:cs="Verdana"/>
                <w:sz w:val="18"/>
                <w:szCs w:val="18"/>
              </w:rPr>
              <w:t xml:space="preserve">Please refer to the DSE </w:t>
            </w:r>
            <w:hyperlink r:id="rId25">
              <w:r w:rsidRPr="00A3477D">
                <w:rPr>
                  <w:rStyle w:val="Hyperlink"/>
                  <w:rFonts w:ascii="Verdana" w:eastAsia="Verdana" w:hAnsi="Verdana" w:cs="Verdana"/>
                  <w:sz w:val="18"/>
                  <w:szCs w:val="18"/>
                </w:rPr>
                <w:t>policy</w:t>
              </w:r>
            </w:hyperlink>
            <w:r w:rsidRPr="00A3477D">
              <w:rPr>
                <w:rFonts w:ascii="Verdana" w:eastAsia="Verdana" w:hAnsi="Verdana" w:cs="Verdana"/>
                <w:sz w:val="18"/>
                <w:szCs w:val="18"/>
              </w:rPr>
              <w:t xml:space="preserve">, </w:t>
            </w:r>
            <w:hyperlink r:id="rId26">
              <w:r w:rsidRPr="00A3477D">
                <w:rPr>
                  <w:rStyle w:val="Hyperlink"/>
                  <w:rFonts w:ascii="Verdana" w:eastAsia="Verdana" w:hAnsi="Verdana" w:cs="Verdana"/>
                  <w:sz w:val="18"/>
                  <w:szCs w:val="18"/>
                </w:rPr>
                <w:t>guidance</w:t>
              </w:r>
            </w:hyperlink>
            <w:r w:rsidRPr="00A3477D">
              <w:rPr>
                <w:rFonts w:ascii="Verdana" w:eastAsia="Verdana" w:hAnsi="Verdana" w:cs="Verdana"/>
                <w:sz w:val="18"/>
                <w:szCs w:val="18"/>
              </w:rPr>
              <w:t xml:space="preserve"> and </w:t>
            </w:r>
            <w:hyperlink r:id="rId27">
              <w:r w:rsidRPr="00A3477D">
                <w:rPr>
                  <w:rStyle w:val="Hyperlink"/>
                  <w:rFonts w:ascii="Verdana" w:eastAsia="Verdana" w:hAnsi="Verdana" w:cs="Verdana"/>
                  <w:sz w:val="18"/>
                  <w:szCs w:val="18"/>
                </w:rPr>
                <w:t>poster</w:t>
              </w:r>
            </w:hyperlink>
            <w:r w:rsidRPr="00A3477D">
              <w:rPr>
                <w:rFonts w:ascii="Verdana" w:eastAsia="Verdana" w:hAnsi="Verdana" w:cs="Verdana"/>
                <w:sz w:val="18"/>
                <w:szCs w:val="18"/>
              </w:rPr>
              <w:t xml:space="preserve"> for more information on how to set up your workstation properly</w:t>
            </w:r>
          </w:p>
          <w:p w14:paraId="075B17CB" w14:textId="77777777" w:rsidR="003304BD" w:rsidRDefault="180CDE54" w:rsidP="003304BD">
            <w:pPr>
              <w:pStyle w:val="ListParagraph"/>
              <w:numPr>
                <w:ilvl w:val="0"/>
                <w:numId w:val="30"/>
              </w:numPr>
              <w:spacing w:after="120"/>
              <w:rPr>
                <w:rFonts w:ascii="Verdana" w:hAnsi="Verdana"/>
                <w:sz w:val="18"/>
                <w:szCs w:val="18"/>
              </w:rPr>
            </w:pPr>
            <w:r w:rsidRPr="00A3477D">
              <w:rPr>
                <w:rFonts w:ascii="Verdana" w:eastAsia="Verdana" w:hAnsi="Verdana" w:cs="Verdana"/>
                <w:sz w:val="18"/>
                <w:szCs w:val="18"/>
              </w:rPr>
              <w:t xml:space="preserve">Complete </w:t>
            </w:r>
            <w:hyperlink r:id="rId28">
              <w:r w:rsidRPr="00A3477D">
                <w:rPr>
                  <w:rStyle w:val="Hyperlink"/>
                  <w:rFonts w:ascii="Verdana" w:eastAsia="Verdana" w:hAnsi="Verdana" w:cs="Verdana"/>
                  <w:sz w:val="18"/>
                  <w:szCs w:val="18"/>
                </w:rPr>
                <w:t>DSE Self-Assessment</w:t>
              </w:r>
            </w:hyperlink>
            <w:r w:rsidRPr="00A3477D">
              <w:rPr>
                <w:rFonts w:ascii="Verdana" w:eastAsia="Verdana" w:hAnsi="Verdana" w:cs="Verdana"/>
                <w:sz w:val="18"/>
                <w:szCs w:val="18"/>
              </w:rPr>
              <w:t xml:space="preserve"> </w:t>
            </w:r>
            <w:r w:rsidR="13BC14D4" w:rsidRPr="00A3477D">
              <w:rPr>
                <w:rFonts w:ascii="Verdana" w:eastAsia="Verdana" w:hAnsi="Verdana" w:cs="Verdana"/>
                <w:sz w:val="18"/>
                <w:szCs w:val="18"/>
              </w:rPr>
              <w:t>for a Safety Advisor to review and report back with any recommendations or actions.</w:t>
            </w:r>
            <w:r w:rsidR="78822304" w:rsidRPr="00A3477D">
              <w:rPr>
                <w:rFonts w:ascii="Verdana" w:hAnsi="Verdana"/>
                <w:sz w:val="18"/>
                <w:szCs w:val="18"/>
              </w:rPr>
              <w:t xml:space="preserve"> This is mandatory for everyone using the Department facilities. This is distributed during the induction process.</w:t>
            </w:r>
          </w:p>
          <w:p w14:paraId="492EF634" w14:textId="77777777" w:rsidR="003304BD" w:rsidRPr="003304BD" w:rsidRDefault="180CDE54" w:rsidP="003304BD">
            <w:pPr>
              <w:pStyle w:val="ListParagraph"/>
              <w:numPr>
                <w:ilvl w:val="0"/>
                <w:numId w:val="30"/>
              </w:numPr>
              <w:spacing w:after="120"/>
              <w:rPr>
                <w:rFonts w:ascii="Verdana" w:hAnsi="Verdana"/>
                <w:sz w:val="18"/>
                <w:szCs w:val="18"/>
              </w:rPr>
            </w:pPr>
            <w:r w:rsidRPr="003304BD">
              <w:rPr>
                <w:rFonts w:ascii="Verdana" w:eastAsia="Verdana" w:hAnsi="Verdana" w:cs="Verdana"/>
                <w:sz w:val="18"/>
                <w:szCs w:val="18"/>
              </w:rPr>
              <w:t>Set up workstation to a comfortable position with good lighting and natural light where</w:t>
            </w:r>
            <w:r w:rsidR="003304BD" w:rsidRPr="003304BD">
              <w:rPr>
                <w:rFonts w:ascii="Verdana" w:eastAsia="Verdana" w:hAnsi="Verdana" w:cs="Verdana"/>
                <w:sz w:val="18"/>
                <w:szCs w:val="18"/>
              </w:rPr>
              <w:t xml:space="preserve"> </w:t>
            </w:r>
            <w:r w:rsidRPr="003304BD">
              <w:rPr>
                <w:rFonts w:ascii="Verdana" w:eastAsia="Verdana" w:hAnsi="Verdana" w:cs="Verdana"/>
                <w:sz w:val="18"/>
                <w:szCs w:val="18"/>
              </w:rPr>
              <w:t>possible</w:t>
            </w:r>
          </w:p>
          <w:p w14:paraId="7558FC70" w14:textId="77777777" w:rsidR="003304BD" w:rsidRPr="003304BD" w:rsidRDefault="180CDE54" w:rsidP="003304BD">
            <w:pPr>
              <w:pStyle w:val="ListParagraph"/>
              <w:numPr>
                <w:ilvl w:val="0"/>
                <w:numId w:val="30"/>
              </w:numPr>
              <w:spacing w:after="120"/>
              <w:rPr>
                <w:rFonts w:ascii="Verdana" w:hAnsi="Verdana"/>
                <w:sz w:val="18"/>
                <w:szCs w:val="18"/>
              </w:rPr>
            </w:pPr>
            <w:r w:rsidRPr="003304BD">
              <w:rPr>
                <w:rFonts w:ascii="Verdana" w:eastAsia="Verdana" w:hAnsi="Verdana" w:cs="Verdana"/>
                <w:sz w:val="18"/>
                <w:szCs w:val="18"/>
              </w:rPr>
              <w:t>Take regular breaks away from the screen, at least some activity or stretching every 20mins and a 5min break away from the workstation every hour.</w:t>
            </w:r>
          </w:p>
          <w:p w14:paraId="6B30297F" w14:textId="5FE1D298" w:rsidR="00900DEB" w:rsidRPr="003304BD" w:rsidRDefault="16F67C93" w:rsidP="003304BD">
            <w:pPr>
              <w:pStyle w:val="ListParagraph"/>
              <w:numPr>
                <w:ilvl w:val="0"/>
                <w:numId w:val="30"/>
              </w:numPr>
              <w:spacing w:after="120"/>
              <w:rPr>
                <w:rFonts w:ascii="Verdana" w:hAnsi="Verdana"/>
                <w:sz w:val="18"/>
                <w:szCs w:val="18"/>
              </w:rPr>
            </w:pPr>
            <w:r w:rsidRPr="003304BD">
              <w:rPr>
                <w:rFonts w:ascii="Verdana" w:eastAsia="Verdana" w:hAnsi="Verdana" w:cs="Verdana"/>
                <w:sz w:val="18"/>
                <w:szCs w:val="18"/>
              </w:rPr>
              <w:t xml:space="preserve">Regularly stretch your arms, back, neck, wrists and hands to avoid repetitive strain injuries. Refer to workstation exercises </w:t>
            </w:r>
            <w:hyperlink r:id="rId29">
              <w:r w:rsidRPr="003304BD">
                <w:rPr>
                  <w:rStyle w:val="Hyperlink"/>
                  <w:rFonts w:ascii="Verdana" w:eastAsia="Verdana" w:hAnsi="Verdana" w:cs="Verdana"/>
                  <w:sz w:val="18"/>
                  <w:szCs w:val="18"/>
                </w:rPr>
                <w:t>here</w:t>
              </w:r>
            </w:hyperlink>
          </w:p>
          <w:p w14:paraId="6A9AE9DD" w14:textId="42D887AB" w:rsidR="00900DEB" w:rsidRPr="00A3477D" w:rsidRDefault="00900DEB" w:rsidP="00B541DF">
            <w:pPr>
              <w:pStyle w:val="ListParagraph"/>
              <w:numPr>
                <w:ilvl w:val="0"/>
                <w:numId w:val="30"/>
              </w:numPr>
              <w:spacing w:after="120"/>
              <w:rPr>
                <w:rFonts w:ascii="Verdana" w:hAnsi="Verdana"/>
                <w:sz w:val="18"/>
                <w:szCs w:val="18"/>
              </w:rPr>
            </w:pPr>
            <w:r w:rsidRPr="00A3477D">
              <w:rPr>
                <w:rFonts w:ascii="Verdana" w:hAnsi="Verdana"/>
                <w:sz w:val="18"/>
                <w:szCs w:val="18"/>
              </w:rPr>
              <w:t>Provision of adjustable equipment and furniture</w:t>
            </w:r>
            <w:r w:rsidR="7F2E131C" w:rsidRPr="00A3477D">
              <w:rPr>
                <w:rFonts w:ascii="Verdana" w:hAnsi="Verdana"/>
                <w:sz w:val="18"/>
                <w:szCs w:val="18"/>
              </w:rPr>
              <w:t xml:space="preserve"> available following </w:t>
            </w:r>
            <w:r w:rsidR="1AEB24EC" w:rsidRPr="00A3477D">
              <w:rPr>
                <w:rFonts w:ascii="Verdana" w:hAnsi="Verdana"/>
                <w:sz w:val="18"/>
                <w:szCs w:val="18"/>
              </w:rPr>
              <w:t>DSE assessment</w:t>
            </w:r>
          </w:p>
          <w:p w14:paraId="540ABEB1" w14:textId="77777777" w:rsidR="00900DEB" w:rsidRPr="00A3477D" w:rsidRDefault="00900DEB" w:rsidP="00B541DF">
            <w:pPr>
              <w:pStyle w:val="ListParagraph"/>
              <w:numPr>
                <w:ilvl w:val="0"/>
                <w:numId w:val="30"/>
              </w:numPr>
              <w:spacing w:after="120"/>
              <w:rPr>
                <w:rFonts w:ascii="Verdana" w:hAnsi="Verdana"/>
                <w:sz w:val="18"/>
                <w:szCs w:val="18"/>
              </w:rPr>
            </w:pPr>
            <w:r w:rsidRPr="00A3477D">
              <w:rPr>
                <w:rFonts w:ascii="Verdana" w:hAnsi="Verdana"/>
                <w:sz w:val="18"/>
                <w:szCs w:val="18"/>
              </w:rPr>
              <w:t>Refer to use of electrical equipment.</w:t>
            </w:r>
          </w:p>
          <w:p w14:paraId="3B426C5C" w14:textId="36C40952" w:rsidR="00900DEB" w:rsidRPr="00A3477D" w:rsidRDefault="00900DEB" w:rsidP="00B541DF">
            <w:pPr>
              <w:pStyle w:val="ListParagraph"/>
              <w:numPr>
                <w:ilvl w:val="0"/>
                <w:numId w:val="30"/>
              </w:numPr>
              <w:spacing w:after="120"/>
              <w:rPr>
                <w:rFonts w:ascii="Verdana" w:hAnsi="Verdana"/>
                <w:sz w:val="18"/>
                <w:szCs w:val="18"/>
              </w:rPr>
            </w:pPr>
            <w:r w:rsidRPr="00A3477D">
              <w:rPr>
                <w:rFonts w:ascii="Verdana" w:hAnsi="Verdana"/>
                <w:sz w:val="18"/>
                <w:szCs w:val="18"/>
              </w:rPr>
              <w:t xml:space="preserve">Any work of a repetitive nature must be subject to a separate risk assessment in consultation with </w:t>
            </w:r>
            <w:r w:rsidR="01D6D145" w:rsidRPr="00A3477D">
              <w:rPr>
                <w:rFonts w:ascii="Verdana" w:hAnsi="Verdana"/>
                <w:sz w:val="18"/>
                <w:szCs w:val="18"/>
              </w:rPr>
              <w:t>a Safety Advisor</w:t>
            </w:r>
          </w:p>
        </w:tc>
        <w:tc>
          <w:tcPr>
            <w:tcW w:w="915" w:type="dxa"/>
          </w:tcPr>
          <w:p w14:paraId="7E43DA03" w14:textId="67F1037B" w:rsidR="00900DEB" w:rsidRPr="00BC72F6" w:rsidRDefault="5108AEFD" w:rsidP="7B2D3064">
            <w:pPr>
              <w:rPr>
                <w:rFonts w:ascii="Verdana" w:hAnsi="Verdana"/>
                <w:sz w:val="18"/>
                <w:szCs w:val="18"/>
              </w:rPr>
            </w:pPr>
            <w:r w:rsidRPr="7B2D3064">
              <w:rPr>
                <w:rFonts w:ascii="Verdana" w:hAnsi="Verdana"/>
                <w:sz w:val="18"/>
                <w:szCs w:val="18"/>
              </w:rPr>
              <w:t>LOW</w:t>
            </w:r>
          </w:p>
        </w:tc>
        <w:tc>
          <w:tcPr>
            <w:tcW w:w="910" w:type="dxa"/>
          </w:tcPr>
          <w:p w14:paraId="0C0FA811" w14:textId="77777777" w:rsidR="00900DEB" w:rsidRPr="00F648A7" w:rsidRDefault="00900DEB" w:rsidP="00900DEB">
            <w:pPr>
              <w:jc w:val="center"/>
              <w:rPr>
                <w:rFonts w:ascii="Verdana" w:hAnsi="Verdana"/>
                <w:sz w:val="18"/>
                <w:szCs w:val="18"/>
              </w:rPr>
            </w:pPr>
            <w:r>
              <w:rPr>
                <w:rFonts w:ascii="Verdana" w:hAnsi="Verdana"/>
                <w:sz w:val="18"/>
                <w:szCs w:val="18"/>
              </w:rPr>
              <w:t>A</w:t>
            </w:r>
          </w:p>
        </w:tc>
      </w:tr>
      <w:tr w:rsidR="00EB6993" w:rsidRPr="003708A9" w14:paraId="36D2C90E" w14:textId="77777777" w:rsidTr="429B7F8B">
        <w:trPr>
          <w:jc w:val="center"/>
        </w:trPr>
        <w:tc>
          <w:tcPr>
            <w:tcW w:w="1623" w:type="dxa"/>
          </w:tcPr>
          <w:p w14:paraId="047EE559" w14:textId="59A9CC5E" w:rsidR="00EB6993" w:rsidRPr="00E65B90" w:rsidRDefault="00006F77" w:rsidP="00EB6993">
            <w:pPr>
              <w:spacing w:after="120"/>
              <w:rPr>
                <w:rFonts w:ascii="Verdana" w:hAnsi="Verdana"/>
                <w:sz w:val="18"/>
                <w:szCs w:val="18"/>
              </w:rPr>
            </w:pPr>
            <w:r>
              <w:rPr>
                <w:rFonts w:ascii="Verdana" w:hAnsi="Verdana"/>
                <w:sz w:val="18"/>
                <w:szCs w:val="18"/>
              </w:rPr>
              <w:t xml:space="preserve">Staff or visitors </w:t>
            </w:r>
            <w:r w:rsidR="00EB6993" w:rsidRPr="00E65B90">
              <w:rPr>
                <w:rFonts w:ascii="Verdana" w:hAnsi="Verdana"/>
                <w:sz w:val="18"/>
                <w:szCs w:val="18"/>
              </w:rPr>
              <w:t xml:space="preserve">Manual Handling </w:t>
            </w:r>
          </w:p>
          <w:p w14:paraId="13314BE5" w14:textId="77777777" w:rsidR="00EB6993" w:rsidRPr="00E65B90" w:rsidRDefault="00EB6993" w:rsidP="00EB6993">
            <w:pPr>
              <w:spacing w:after="120"/>
              <w:rPr>
                <w:rFonts w:ascii="Verdana" w:hAnsi="Verdana"/>
                <w:sz w:val="18"/>
                <w:szCs w:val="18"/>
              </w:rPr>
            </w:pPr>
            <w:r w:rsidRPr="00E65B90">
              <w:rPr>
                <w:rFonts w:ascii="Verdana" w:hAnsi="Verdana"/>
                <w:sz w:val="18"/>
                <w:szCs w:val="18"/>
              </w:rPr>
              <w:t>Carrying, lifting, pulling, pushing heavy loads e.g. furniture, PCs, stationery, other Lab equipment, rigs and chemicals.</w:t>
            </w:r>
          </w:p>
          <w:p w14:paraId="620DDB78" w14:textId="77777777" w:rsidR="00EB6993" w:rsidRPr="00E65B90" w:rsidRDefault="00EB6993" w:rsidP="00EB6993">
            <w:pPr>
              <w:spacing w:after="120"/>
              <w:rPr>
                <w:rFonts w:ascii="Verdana" w:hAnsi="Verdana"/>
                <w:b/>
                <w:sz w:val="18"/>
                <w:szCs w:val="18"/>
              </w:rPr>
            </w:pPr>
            <w:r w:rsidRPr="003C3D9F">
              <w:rPr>
                <w:rFonts w:ascii="Verdana" w:hAnsi="Verdana"/>
                <w:b/>
                <w:sz w:val="18"/>
                <w:szCs w:val="18"/>
                <w:highlight w:val="yellow"/>
              </w:rPr>
              <w:t>E=essential</w:t>
            </w:r>
          </w:p>
          <w:p w14:paraId="43E4638C" w14:textId="77777777" w:rsidR="00EB6993" w:rsidRDefault="00EB6993" w:rsidP="00900DEB">
            <w:pPr>
              <w:spacing w:after="120"/>
              <w:rPr>
                <w:rFonts w:ascii="Verdana" w:hAnsi="Verdana"/>
                <w:sz w:val="18"/>
                <w:szCs w:val="18"/>
              </w:rPr>
            </w:pPr>
          </w:p>
        </w:tc>
        <w:tc>
          <w:tcPr>
            <w:tcW w:w="1767" w:type="dxa"/>
          </w:tcPr>
          <w:p w14:paraId="23FF73AB" w14:textId="77777777" w:rsidR="00EB6993" w:rsidRPr="00E65B90" w:rsidRDefault="00EB6993" w:rsidP="00EB6993">
            <w:pPr>
              <w:spacing w:after="120"/>
              <w:rPr>
                <w:rFonts w:ascii="Verdana" w:hAnsi="Verdana"/>
                <w:sz w:val="18"/>
                <w:szCs w:val="18"/>
              </w:rPr>
            </w:pPr>
            <w:r w:rsidRPr="00E65B90">
              <w:rPr>
                <w:rFonts w:ascii="Verdana" w:hAnsi="Verdana"/>
                <w:sz w:val="18"/>
                <w:szCs w:val="18"/>
              </w:rPr>
              <w:t xml:space="preserve">Manual Handling </w:t>
            </w:r>
          </w:p>
          <w:p w14:paraId="1A051D72" w14:textId="77777777" w:rsidR="00EB6993" w:rsidRPr="00E65B90" w:rsidRDefault="00EB6993" w:rsidP="00EB6993">
            <w:pPr>
              <w:spacing w:after="120"/>
              <w:rPr>
                <w:rFonts w:ascii="Verdana" w:hAnsi="Verdana"/>
                <w:sz w:val="18"/>
                <w:szCs w:val="18"/>
              </w:rPr>
            </w:pPr>
            <w:r w:rsidRPr="00E65B90">
              <w:rPr>
                <w:rFonts w:ascii="Verdana" w:hAnsi="Verdana"/>
                <w:sz w:val="18"/>
                <w:szCs w:val="18"/>
              </w:rPr>
              <w:t>Damage to equipment</w:t>
            </w:r>
          </w:p>
          <w:p w14:paraId="51476C57" w14:textId="77777777" w:rsidR="00EB6993" w:rsidRPr="00E65B90" w:rsidRDefault="00EB6993" w:rsidP="00EB6993">
            <w:pPr>
              <w:spacing w:after="120"/>
              <w:rPr>
                <w:rFonts w:ascii="Verdana" w:hAnsi="Verdana"/>
                <w:sz w:val="18"/>
                <w:szCs w:val="18"/>
              </w:rPr>
            </w:pPr>
          </w:p>
          <w:p w14:paraId="2BCBD43E" w14:textId="3C141BD9" w:rsidR="00EB6993" w:rsidRDefault="00EB6993" w:rsidP="00EB6993">
            <w:pPr>
              <w:spacing w:after="120"/>
              <w:rPr>
                <w:rFonts w:ascii="Verdana" w:hAnsi="Verdana"/>
                <w:sz w:val="18"/>
                <w:szCs w:val="18"/>
              </w:rPr>
            </w:pPr>
            <w:r w:rsidRPr="00E65B90">
              <w:rPr>
                <w:rFonts w:ascii="Verdana" w:hAnsi="Verdana"/>
                <w:sz w:val="18"/>
                <w:szCs w:val="18"/>
              </w:rPr>
              <w:t>Spillage of chemicals</w:t>
            </w:r>
          </w:p>
        </w:tc>
        <w:tc>
          <w:tcPr>
            <w:tcW w:w="2016" w:type="dxa"/>
          </w:tcPr>
          <w:p w14:paraId="04657063" w14:textId="621227EF" w:rsidR="00EB6993" w:rsidRPr="00E65B90" w:rsidRDefault="00EB6993" w:rsidP="00EB6993">
            <w:pPr>
              <w:spacing w:after="120"/>
              <w:rPr>
                <w:rFonts w:ascii="Verdana" w:hAnsi="Verdana"/>
                <w:sz w:val="18"/>
                <w:szCs w:val="18"/>
              </w:rPr>
            </w:pPr>
            <w:r w:rsidRPr="00E65B90">
              <w:rPr>
                <w:rFonts w:ascii="Verdana" w:hAnsi="Verdana"/>
                <w:sz w:val="18"/>
                <w:szCs w:val="18"/>
              </w:rPr>
              <w:t>Staff and visitors.</w:t>
            </w:r>
          </w:p>
          <w:p w14:paraId="4295304D" w14:textId="77777777" w:rsidR="00EB6993" w:rsidRPr="00E65B90" w:rsidRDefault="00EB6993" w:rsidP="00EB6993">
            <w:pPr>
              <w:spacing w:after="120"/>
              <w:rPr>
                <w:rFonts w:ascii="Verdana" w:hAnsi="Verdana"/>
                <w:sz w:val="18"/>
                <w:szCs w:val="18"/>
              </w:rPr>
            </w:pPr>
            <w:r w:rsidRPr="00E65B90">
              <w:rPr>
                <w:rFonts w:ascii="Verdana" w:hAnsi="Verdana"/>
                <w:sz w:val="18"/>
                <w:szCs w:val="18"/>
              </w:rPr>
              <w:t>Back pain bruises, sprains, strains, fractures.</w:t>
            </w:r>
          </w:p>
          <w:p w14:paraId="706AC57F" w14:textId="77777777" w:rsidR="00EB6993" w:rsidRPr="00E65B90" w:rsidRDefault="00EB6993" w:rsidP="00EB6993">
            <w:pPr>
              <w:spacing w:after="120"/>
              <w:rPr>
                <w:rFonts w:ascii="Verdana" w:hAnsi="Verdana"/>
                <w:sz w:val="18"/>
                <w:szCs w:val="18"/>
              </w:rPr>
            </w:pPr>
            <w:r w:rsidRPr="00E65B90">
              <w:rPr>
                <w:rFonts w:ascii="Verdana" w:hAnsi="Verdana"/>
                <w:sz w:val="18"/>
                <w:szCs w:val="18"/>
              </w:rPr>
              <w:t xml:space="preserve">Improper manual handling- incorrect posture/lack of awareness. </w:t>
            </w:r>
          </w:p>
          <w:p w14:paraId="459A14F5" w14:textId="4B279CEF" w:rsidR="00EB6993" w:rsidRDefault="00EB6993" w:rsidP="00EB6993">
            <w:pPr>
              <w:spacing w:after="120"/>
              <w:rPr>
                <w:rFonts w:ascii="Verdana" w:hAnsi="Verdana"/>
                <w:sz w:val="18"/>
                <w:szCs w:val="18"/>
              </w:rPr>
            </w:pPr>
            <w:r w:rsidRPr="00E65B90">
              <w:rPr>
                <w:rFonts w:ascii="Verdana" w:hAnsi="Verdana"/>
                <w:sz w:val="18"/>
                <w:szCs w:val="18"/>
              </w:rPr>
              <w:t>Carrying or moving heavy items can cause pain, sprains, strains, fractures and if dropped, fractures / bruises may result.</w:t>
            </w:r>
          </w:p>
        </w:tc>
        <w:tc>
          <w:tcPr>
            <w:tcW w:w="8640" w:type="dxa"/>
          </w:tcPr>
          <w:p w14:paraId="43672BAC" w14:textId="77777777" w:rsidR="003304BD" w:rsidRDefault="00EB6993" w:rsidP="003304BD">
            <w:pPr>
              <w:pStyle w:val="ListParagraph"/>
              <w:numPr>
                <w:ilvl w:val="0"/>
                <w:numId w:val="32"/>
              </w:numPr>
              <w:spacing w:after="120"/>
              <w:rPr>
                <w:rFonts w:ascii="Verdana" w:hAnsi="Verdana"/>
                <w:sz w:val="18"/>
                <w:szCs w:val="18"/>
              </w:rPr>
            </w:pPr>
            <w:r w:rsidRPr="009757B7">
              <w:rPr>
                <w:rFonts w:ascii="Verdana" w:hAnsi="Verdana"/>
                <w:sz w:val="18"/>
                <w:szCs w:val="18"/>
              </w:rPr>
              <w:t>Staff are trained via SLD courses (</w:t>
            </w:r>
            <w:hyperlink r:id="rId30">
              <w:r w:rsidRPr="009757B7">
                <w:rPr>
                  <w:rStyle w:val="Hyperlink"/>
                  <w:rFonts w:ascii="Verdana" w:eastAsia="Verdana" w:hAnsi="Verdana" w:cs="Verdana"/>
                  <w:sz w:val="16"/>
                  <w:szCs w:val="16"/>
                </w:rPr>
                <w:t>TLCO510</w:t>
              </w:r>
            </w:hyperlink>
            <w:r w:rsidRPr="009757B7">
              <w:rPr>
                <w:rFonts w:ascii="Verdana" w:hAnsi="Verdana"/>
                <w:sz w:val="18"/>
                <w:szCs w:val="18"/>
              </w:rPr>
              <w:t xml:space="preserve"> or </w:t>
            </w:r>
            <w:hyperlink r:id="rId31">
              <w:r w:rsidRPr="009757B7">
                <w:rPr>
                  <w:rStyle w:val="Hyperlink"/>
                  <w:rFonts w:ascii="Verdana" w:eastAsia="Verdana" w:hAnsi="Verdana" w:cs="Verdana"/>
                  <w:sz w:val="16"/>
                  <w:szCs w:val="16"/>
                </w:rPr>
                <w:t>TLCA500</w:t>
              </w:r>
            </w:hyperlink>
            <w:r w:rsidRPr="009757B7">
              <w:rPr>
                <w:rFonts w:ascii="Verdana" w:hAnsi="Verdana"/>
                <w:sz w:val="18"/>
                <w:szCs w:val="18"/>
              </w:rPr>
              <w:t xml:space="preserve"> as appropriate), and familiar with correct handling technique and seek assistance when needed. Maximum load any person may lift is 25 kg at waist height – this may be less depending on the individual and any lift above the shoulder or below the knees. </w:t>
            </w:r>
          </w:p>
          <w:p w14:paraId="378A142F" w14:textId="1BF5E537" w:rsidR="0012057E" w:rsidRPr="003304BD" w:rsidRDefault="00EB6993" w:rsidP="003304BD">
            <w:pPr>
              <w:pStyle w:val="ListParagraph"/>
              <w:numPr>
                <w:ilvl w:val="0"/>
                <w:numId w:val="32"/>
              </w:numPr>
              <w:spacing w:after="120"/>
              <w:rPr>
                <w:rFonts w:ascii="Verdana" w:hAnsi="Verdana"/>
                <w:sz w:val="18"/>
                <w:szCs w:val="18"/>
              </w:rPr>
            </w:pPr>
            <w:r w:rsidRPr="003304BD">
              <w:rPr>
                <w:rFonts w:ascii="Verdana" w:hAnsi="Verdana"/>
                <w:sz w:val="18"/>
                <w:szCs w:val="18"/>
              </w:rPr>
              <w:t xml:space="preserve">Any manual handling that falls outside of the scope of the manual handling training or is particularly complicated must be specifically risk assessed. </w:t>
            </w:r>
            <w:r w:rsidRPr="003304BD">
              <w:rPr>
                <w:rFonts w:ascii="Verdana" w:eastAsia="Verdana" w:hAnsi="Verdana" w:cs="Verdana"/>
                <w:sz w:val="18"/>
                <w:szCs w:val="18"/>
              </w:rPr>
              <w:t>Please see Faculty manual handling checklist to aid users in considering the risks associated with manual handling</w:t>
            </w:r>
          </w:p>
          <w:p w14:paraId="004F7E16" w14:textId="77777777" w:rsidR="0012057E" w:rsidRDefault="00EB6993" w:rsidP="00B541DF">
            <w:pPr>
              <w:pStyle w:val="ListParagraph"/>
              <w:numPr>
                <w:ilvl w:val="0"/>
                <w:numId w:val="32"/>
              </w:numPr>
              <w:spacing w:after="120"/>
              <w:rPr>
                <w:rFonts w:ascii="Verdana" w:hAnsi="Verdana"/>
                <w:sz w:val="18"/>
                <w:szCs w:val="18"/>
              </w:rPr>
            </w:pPr>
            <w:r w:rsidRPr="0012057E">
              <w:rPr>
                <w:rFonts w:ascii="Verdana" w:hAnsi="Verdana"/>
                <w:sz w:val="18"/>
                <w:szCs w:val="18"/>
              </w:rPr>
              <w:t xml:space="preserve">Some items may need more than one person to handle. Loads are broken down into smaller, more manageable weights and sizes where possible; journeys are planned to minimise the time an object is handled. Additional staff are used to open doors and assure clear passage. </w:t>
            </w:r>
          </w:p>
          <w:p w14:paraId="5D1E0E30" w14:textId="77777777" w:rsidR="0012057E" w:rsidRDefault="00EB6993" w:rsidP="00B541DF">
            <w:pPr>
              <w:pStyle w:val="ListParagraph"/>
              <w:numPr>
                <w:ilvl w:val="0"/>
                <w:numId w:val="32"/>
              </w:numPr>
              <w:spacing w:after="120"/>
              <w:rPr>
                <w:rFonts w:ascii="Verdana" w:hAnsi="Verdana"/>
                <w:sz w:val="18"/>
                <w:szCs w:val="18"/>
              </w:rPr>
            </w:pPr>
            <w:r w:rsidRPr="0012057E">
              <w:rPr>
                <w:rFonts w:ascii="Verdana" w:hAnsi="Verdana"/>
                <w:sz w:val="18"/>
                <w:szCs w:val="18"/>
              </w:rPr>
              <w:t>Lifts used rather than stairs when possible.</w:t>
            </w:r>
          </w:p>
          <w:p w14:paraId="2C45A1A6" w14:textId="77777777" w:rsidR="00387A1B" w:rsidRDefault="00EB6993" w:rsidP="00B541DF">
            <w:pPr>
              <w:pStyle w:val="ListParagraph"/>
              <w:numPr>
                <w:ilvl w:val="0"/>
                <w:numId w:val="32"/>
              </w:numPr>
              <w:spacing w:after="120"/>
              <w:rPr>
                <w:rFonts w:ascii="Verdana" w:hAnsi="Verdana"/>
                <w:sz w:val="18"/>
                <w:szCs w:val="18"/>
              </w:rPr>
            </w:pPr>
            <w:r w:rsidRPr="0012057E">
              <w:rPr>
                <w:rFonts w:ascii="Verdana" w:hAnsi="Verdana"/>
                <w:sz w:val="18"/>
                <w:szCs w:val="18"/>
              </w:rPr>
              <w:t>Adequate rest breaks are taken; handling activities are distributed throughout the team; staff with known health conditions are not asked to do tasks that may aggravate an existing condition</w:t>
            </w:r>
          </w:p>
          <w:p w14:paraId="5165310B" w14:textId="77777777" w:rsidR="003304BD" w:rsidRPr="003304BD" w:rsidRDefault="00387A1B" w:rsidP="003304BD">
            <w:pPr>
              <w:pStyle w:val="ListParagraph"/>
              <w:numPr>
                <w:ilvl w:val="0"/>
                <w:numId w:val="32"/>
              </w:numPr>
              <w:spacing w:after="120"/>
              <w:rPr>
                <w:rStyle w:val="eop"/>
                <w:rFonts w:ascii="Verdana" w:hAnsi="Verdana"/>
                <w:sz w:val="18"/>
                <w:szCs w:val="18"/>
              </w:rPr>
            </w:pPr>
            <w:r w:rsidRPr="00387A1B">
              <w:rPr>
                <w:rStyle w:val="normaltextrun"/>
                <w:rFonts w:ascii="Verdana" w:hAnsi="Verdana"/>
                <w:color w:val="000000"/>
                <w:sz w:val="18"/>
                <w:szCs w:val="18"/>
              </w:rPr>
              <w:t>Perform kinetic lifting with feet apart, load held close to body and in front of individual </w:t>
            </w:r>
            <w:r w:rsidRPr="00387A1B">
              <w:rPr>
                <w:rStyle w:val="eop"/>
                <w:rFonts w:ascii="Verdana" w:hAnsi="Verdana"/>
                <w:color w:val="000000"/>
                <w:sz w:val="18"/>
                <w:szCs w:val="18"/>
              </w:rPr>
              <w:t> </w:t>
            </w:r>
          </w:p>
          <w:p w14:paraId="70BC551B" w14:textId="610329BD" w:rsidR="00387A1B" w:rsidRPr="003304BD" w:rsidRDefault="00387A1B" w:rsidP="003304BD">
            <w:pPr>
              <w:pStyle w:val="ListParagraph"/>
              <w:numPr>
                <w:ilvl w:val="0"/>
                <w:numId w:val="32"/>
              </w:numPr>
              <w:spacing w:after="120"/>
              <w:rPr>
                <w:rFonts w:ascii="Verdana" w:hAnsi="Verdana"/>
                <w:sz w:val="18"/>
                <w:szCs w:val="18"/>
              </w:rPr>
            </w:pPr>
            <w:r w:rsidRPr="003304BD">
              <w:rPr>
                <w:rStyle w:val="normaltextrun"/>
                <w:rFonts w:ascii="Verdana" w:hAnsi="Verdana"/>
                <w:color w:val="000000"/>
                <w:sz w:val="18"/>
                <w:szCs w:val="18"/>
              </w:rPr>
              <w:t>Plan route to avoid uneven or poor-quality surfaces</w:t>
            </w:r>
            <w:r w:rsidRPr="003304BD">
              <w:rPr>
                <w:rStyle w:val="eop"/>
                <w:rFonts w:ascii="Verdana" w:hAnsi="Verdana"/>
                <w:color w:val="000000"/>
                <w:sz w:val="18"/>
                <w:szCs w:val="18"/>
              </w:rPr>
              <w:t> </w:t>
            </w:r>
          </w:p>
          <w:p w14:paraId="383508BD" w14:textId="77777777" w:rsidR="00EB6993" w:rsidRPr="00006F77" w:rsidRDefault="00EB6993" w:rsidP="00B541DF">
            <w:pPr>
              <w:pStyle w:val="ListParagraph"/>
              <w:numPr>
                <w:ilvl w:val="0"/>
                <w:numId w:val="32"/>
              </w:numPr>
              <w:spacing w:after="120"/>
              <w:rPr>
                <w:rFonts w:ascii="Verdana" w:hAnsi="Verdana"/>
                <w:sz w:val="18"/>
                <w:szCs w:val="18"/>
              </w:rPr>
            </w:pPr>
            <w:r w:rsidRPr="00387A1B">
              <w:rPr>
                <w:rFonts w:ascii="Verdana" w:eastAsia="Verdana" w:hAnsi="Verdana" w:cs="Verdana"/>
                <w:color w:val="000000" w:themeColor="text1"/>
                <w:sz w:val="18"/>
                <w:szCs w:val="18"/>
              </w:rPr>
              <w:t>Identified manual handling equipment is inspected at least annually and records kept locally. Labcup would be a suitable asset management system to manage this process.</w:t>
            </w:r>
          </w:p>
          <w:p w14:paraId="4322CAF4" w14:textId="6C96AF44" w:rsidR="00006F77" w:rsidRPr="00387A1B" w:rsidRDefault="00006F77" w:rsidP="00B541DF">
            <w:pPr>
              <w:pStyle w:val="ListParagraph"/>
              <w:numPr>
                <w:ilvl w:val="0"/>
                <w:numId w:val="32"/>
              </w:numPr>
              <w:spacing w:after="120"/>
              <w:rPr>
                <w:rFonts w:ascii="Verdana" w:hAnsi="Verdana"/>
                <w:sz w:val="18"/>
                <w:szCs w:val="18"/>
              </w:rPr>
            </w:pPr>
            <w:r>
              <w:rPr>
                <w:rFonts w:ascii="Verdana" w:eastAsia="Verdana" w:hAnsi="Verdana" w:cs="Verdana"/>
                <w:color w:val="000000" w:themeColor="text1"/>
                <w:sz w:val="18"/>
                <w:szCs w:val="18"/>
              </w:rPr>
              <w:t>UG students will not be required to do manual handling.</w:t>
            </w:r>
          </w:p>
        </w:tc>
        <w:tc>
          <w:tcPr>
            <w:tcW w:w="915" w:type="dxa"/>
          </w:tcPr>
          <w:p w14:paraId="77C45CE3" w14:textId="17D94855" w:rsidR="00EB6993" w:rsidRPr="00BC72F6" w:rsidRDefault="183E425F" w:rsidP="7B2D3064">
            <w:pPr>
              <w:rPr>
                <w:rFonts w:ascii="Verdana" w:hAnsi="Verdana"/>
                <w:sz w:val="18"/>
                <w:szCs w:val="18"/>
              </w:rPr>
            </w:pPr>
            <w:r w:rsidRPr="7B2D3064">
              <w:rPr>
                <w:rFonts w:ascii="Verdana" w:hAnsi="Verdana"/>
                <w:sz w:val="18"/>
                <w:szCs w:val="18"/>
              </w:rPr>
              <w:t>LOW</w:t>
            </w:r>
          </w:p>
          <w:p w14:paraId="28D0C537" w14:textId="7C56CE20" w:rsidR="00EB6993" w:rsidRPr="00BC72F6" w:rsidRDefault="00EB6993" w:rsidP="7B2D3064">
            <w:pPr>
              <w:rPr>
                <w:szCs w:val="24"/>
                <w:highlight w:val="yellow"/>
              </w:rPr>
            </w:pPr>
          </w:p>
        </w:tc>
        <w:tc>
          <w:tcPr>
            <w:tcW w:w="910" w:type="dxa"/>
          </w:tcPr>
          <w:p w14:paraId="6C2A88E6" w14:textId="77777777" w:rsidR="00EB6993" w:rsidRDefault="00EB6993" w:rsidP="00900DEB">
            <w:pPr>
              <w:jc w:val="center"/>
              <w:rPr>
                <w:rFonts w:ascii="Verdana" w:hAnsi="Verdana"/>
                <w:sz w:val="18"/>
                <w:szCs w:val="18"/>
              </w:rPr>
            </w:pPr>
          </w:p>
        </w:tc>
      </w:tr>
      <w:tr w:rsidR="003C3D9F" w:rsidRPr="003708A9" w14:paraId="080D4EE6" w14:textId="77777777" w:rsidTr="429B7F8B">
        <w:trPr>
          <w:jc w:val="center"/>
        </w:trPr>
        <w:tc>
          <w:tcPr>
            <w:tcW w:w="1623" w:type="dxa"/>
          </w:tcPr>
          <w:p w14:paraId="16ACB44F" w14:textId="0C0490B3" w:rsidR="003C3D9F" w:rsidRDefault="003C3D9F" w:rsidP="003C3D9F">
            <w:pPr>
              <w:spacing w:after="120"/>
              <w:rPr>
                <w:rFonts w:ascii="Verdana" w:hAnsi="Verdana"/>
                <w:sz w:val="18"/>
                <w:szCs w:val="18"/>
              </w:rPr>
            </w:pPr>
            <w:r>
              <w:rPr>
                <w:rFonts w:ascii="Verdana" w:hAnsi="Verdana"/>
                <w:sz w:val="18"/>
                <w:szCs w:val="18"/>
              </w:rPr>
              <w:t>General use of equipment</w:t>
            </w:r>
            <w:r w:rsidR="00006F77">
              <w:rPr>
                <w:rFonts w:ascii="Verdana" w:hAnsi="Verdana"/>
                <w:sz w:val="18"/>
                <w:szCs w:val="18"/>
              </w:rPr>
              <w:t xml:space="preserve"> in makerspace</w:t>
            </w:r>
          </w:p>
          <w:p w14:paraId="1DBEB9F4" w14:textId="31D76771" w:rsidR="003C3D9F" w:rsidRPr="00E65B90" w:rsidRDefault="003C3D9F" w:rsidP="003C3D9F">
            <w:pPr>
              <w:spacing w:after="120"/>
              <w:rPr>
                <w:rFonts w:ascii="Verdana" w:hAnsi="Verdana"/>
                <w:sz w:val="18"/>
                <w:szCs w:val="18"/>
              </w:rPr>
            </w:pPr>
            <w:r w:rsidRPr="003C3D9F">
              <w:rPr>
                <w:rFonts w:ascii="Verdana" w:hAnsi="Verdana"/>
                <w:b/>
                <w:sz w:val="18"/>
                <w:szCs w:val="18"/>
                <w:highlight w:val="yellow"/>
              </w:rPr>
              <w:t>E=essential</w:t>
            </w:r>
          </w:p>
        </w:tc>
        <w:tc>
          <w:tcPr>
            <w:tcW w:w="1767" w:type="dxa"/>
          </w:tcPr>
          <w:p w14:paraId="38F082A2" w14:textId="5146B2D9" w:rsidR="003C3D9F" w:rsidRPr="00E65B90" w:rsidRDefault="003C3D9F" w:rsidP="003C3D9F">
            <w:pPr>
              <w:spacing w:after="120"/>
              <w:rPr>
                <w:rFonts w:ascii="Verdana" w:hAnsi="Verdana"/>
                <w:sz w:val="18"/>
                <w:szCs w:val="18"/>
              </w:rPr>
            </w:pPr>
            <w:r>
              <w:rPr>
                <w:rFonts w:ascii="Verdana" w:hAnsi="Verdana"/>
                <w:sz w:val="18"/>
                <w:szCs w:val="18"/>
              </w:rPr>
              <w:t>Equipment related hazards</w:t>
            </w:r>
          </w:p>
        </w:tc>
        <w:tc>
          <w:tcPr>
            <w:tcW w:w="2016" w:type="dxa"/>
          </w:tcPr>
          <w:p w14:paraId="567580B4" w14:textId="77777777" w:rsidR="003C3D9F" w:rsidRPr="00141524" w:rsidRDefault="003C3D9F" w:rsidP="003C3D9F">
            <w:pPr>
              <w:spacing w:after="120"/>
              <w:rPr>
                <w:rFonts w:ascii="Verdana" w:hAnsi="Verdana"/>
                <w:sz w:val="18"/>
                <w:szCs w:val="18"/>
              </w:rPr>
            </w:pPr>
            <w:r>
              <w:rPr>
                <w:rFonts w:ascii="Verdana" w:hAnsi="Verdana"/>
                <w:sz w:val="18"/>
                <w:szCs w:val="18"/>
              </w:rPr>
              <w:t>Staff, students and visitors</w:t>
            </w:r>
          </w:p>
          <w:p w14:paraId="7DD05524" w14:textId="74D761D6" w:rsidR="003C3D9F" w:rsidRPr="00E65B90" w:rsidRDefault="003C3D9F" w:rsidP="003C3D9F">
            <w:pPr>
              <w:spacing w:after="120"/>
              <w:rPr>
                <w:rFonts w:ascii="Verdana" w:hAnsi="Verdana"/>
                <w:sz w:val="18"/>
                <w:szCs w:val="18"/>
              </w:rPr>
            </w:pPr>
            <w:r>
              <w:rPr>
                <w:rFonts w:ascii="Verdana" w:hAnsi="Verdana"/>
                <w:sz w:val="18"/>
                <w:szCs w:val="18"/>
              </w:rPr>
              <w:t>Entanglement, entrapment and impact/crush injuries</w:t>
            </w:r>
          </w:p>
        </w:tc>
        <w:tc>
          <w:tcPr>
            <w:tcW w:w="8640" w:type="dxa"/>
          </w:tcPr>
          <w:p w14:paraId="4504DDEB" w14:textId="77777777" w:rsidR="003C3D9F" w:rsidRDefault="003C3D9F" w:rsidP="00B541DF">
            <w:pPr>
              <w:pStyle w:val="ListParagraph"/>
              <w:numPr>
                <w:ilvl w:val="0"/>
                <w:numId w:val="33"/>
              </w:numPr>
              <w:spacing w:after="120"/>
              <w:rPr>
                <w:rFonts w:ascii="Verdana" w:hAnsi="Verdana"/>
                <w:sz w:val="18"/>
                <w:szCs w:val="18"/>
              </w:rPr>
            </w:pPr>
            <w:r w:rsidRPr="003C3D9F">
              <w:rPr>
                <w:rFonts w:ascii="Verdana" w:hAnsi="Verdana"/>
                <w:sz w:val="18"/>
                <w:szCs w:val="18"/>
              </w:rPr>
              <w:t>All equipment use is suitably risk assessed.</w:t>
            </w:r>
          </w:p>
          <w:p w14:paraId="25C92635" w14:textId="44ECA1B8" w:rsidR="003C3D9F" w:rsidRPr="003C3D9F" w:rsidRDefault="003C3D9F" w:rsidP="00B541DF">
            <w:pPr>
              <w:pStyle w:val="ListParagraph"/>
              <w:numPr>
                <w:ilvl w:val="0"/>
                <w:numId w:val="33"/>
              </w:numPr>
              <w:spacing w:after="120"/>
              <w:rPr>
                <w:rFonts w:ascii="Verdana" w:hAnsi="Verdana"/>
                <w:sz w:val="18"/>
                <w:szCs w:val="18"/>
              </w:rPr>
            </w:pPr>
            <w:r w:rsidRPr="003C3D9F">
              <w:rPr>
                <w:rFonts w:ascii="Verdana" w:hAnsi="Verdana"/>
                <w:sz w:val="18"/>
                <w:szCs w:val="18"/>
              </w:rPr>
              <w:t>All users have received sufficient training. Training records are kept.</w:t>
            </w:r>
          </w:p>
          <w:p w14:paraId="3C5F538B" w14:textId="30CB98CB" w:rsidR="003C3D9F" w:rsidRPr="009757B7" w:rsidRDefault="003C3D9F" w:rsidP="00B541DF">
            <w:pPr>
              <w:pStyle w:val="ListParagraph"/>
              <w:numPr>
                <w:ilvl w:val="0"/>
                <w:numId w:val="32"/>
              </w:numPr>
              <w:spacing w:after="120"/>
              <w:rPr>
                <w:rFonts w:ascii="Verdana" w:hAnsi="Verdana"/>
                <w:sz w:val="18"/>
                <w:szCs w:val="18"/>
              </w:rPr>
            </w:pPr>
            <w:r>
              <w:rPr>
                <w:rFonts w:ascii="Verdana" w:hAnsi="Verdana"/>
                <w:sz w:val="18"/>
                <w:szCs w:val="18"/>
              </w:rPr>
              <w:t>All users are supervised appropriately until competence is assured and recorded.</w:t>
            </w:r>
          </w:p>
        </w:tc>
        <w:tc>
          <w:tcPr>
            <w:tcW w:w="915" w:type="dxa"/>
          </w:tcPr>
          <w:p w14:paraId="175D8422" w14:textId="17D94855" w:rsidR="003C3D9F" w:rsidRPr="00BC72F6" w:rsidRDefault="3863C7D7" w:rsidP="7B2D3064">
            <w:pPr>
              <w:rPr>
                <w:rFonts w:ascii="Verdana" w:hAnsi="Verdana"/>
                <w:sz w:val="18"/>
                <w:szCs w:val="18"/>
              </w:rPr>
            </w:pPr>
            <w:r w:rsidRPr="7B2D3064">
              <w:rPr>
                <w:rFonts w:ascii="Verdana" w:hAnsi="Verdana"/>
                <w:sz w:val="18"/>
                <w:szCs w:val="18"/>
              </w:rPr>
              <w:t>LOW</w:t>
            </w:r>
          </w:p>
          <w:p w14:paraId="3014D2F0" w14:textId="58F0923C" w:rsidR="003C3D9F" w:rsidRPr="00BC72F6" w:rsidRDefault="003C3D9F" w:rsidP="7B2D3064">
            <w:pPr>
              <w:rPr>
                <w:szCs w:val="24"/>
                <w:highlight w:val="yellow"/>
              </w:rPr>
            </w:pPr>
          </w:p>
        </w:tc>
        <w:tc>
          <w:tcPr>
            <w:tcW w:w="910" w:type="dxa"/>
          </w:tcPr>
          <w:p w14:paraId="29ED1A0E" w14:textId="4F46542F" w:rsidR="003C3D9F" w:rsidRDefault="003C3D9F" w:rsidP="003C3D9F">
            <w:pPr>
              <w:jc w:val="center"/>
              <w:rPr>
                <w:rFonts w:ascii="Verdana" w:hAnsi="Verdana"/>
                <w:sz w:val="18"/>
                <w:szCs w:val="18"/>
              </w:rPr>
            </w:pPr>
            <w:r>
              <w:rPr>
                <w:rFonts w:ascii="Verdana" w:hAnsi="Verdana"/>
                <w:sz w:val="18"/>
                <w:szCs w:val="18"/>
              </w:rPr>
              <w:t>A</w:t>
            </w:r>
          </w:p>
        </w:tc>
      </w:tr>
      <w:tr w:rsidR="000D4111" w:rsidRPr="003708A9" w14:paraId="34CA94D2" w14:textId="77777777" w:rsidTr="429B7F8B">
        <w:trPr>
          <w:jc w:val="center"/>
        </w:trPr>
        <w:tc>
          <w:tcPr>
            <w:tcW w:w="1623" w:type="dxa"/>
          </w:tcPr>
          <w:p w14:paraId="7889727C" w14:textId="497287B2" w:rsidR="000D4111" w:rsidRPr="00E65B90" w:rsidRDefault="000D4111" w:rsidP="000D4111">
            <w:pPr>
              <w:spacing w:after="120"/>
              <w:rPr>
                <w:rFonts w:ascii="Verdana" w:hAnsi="Verdana"/>
                <w:sz w:val="18"/>
                <w:szCs w:val="18"/>
              </w:rPr>
            </w:pPr>
            <w:r w:rsidRPr="00E65B90">
              <w:rPr>
                <w:rFonts w:ascii="Verdana" w:hAnsi="Verdana"/>
                <w:sz w:val="18"/>
                <w:szCs w:val="18"/>
              </w:rPr>
              <w:t>Use of electrical equip</w:t>
            </w:r>
            <w:r w:rsidR="00853111">
              <w:rPr>
                <w:rFonts w:ascii="Verdana" w:hAnsi="Verdana"/>
                <w:sz w:val="18"/>
                <w:szCs w:val="18"/>
              </w:rPr>
              <w:t>m</w:t>
            </w:r>
            <w:r w:rsidRPr="00E65B90">
              <w:rPr>
                <w:rFonts w:ascii="Verdana" w:hAnsi="Verdana"/>
                <w:sz w:val="18"/>
                <w:szCs w:val="18"/>
              </w:rPr>
              <w:t>ent</w:t>
            </w:r>
            <w:r w:rsidR="00006F77">
              <w:rPr>
                <w:rFonts w:ascii="Verdana" w:hAnsi="Verdana"/>
                <w:sz w:val="18"/>
                <w:szCs w:val="18"/>
              </w:rPr>
              <w:t xml:space="preserve"> in makerspace</w:t>
            </w:r>
          </w:p>
          <w:p w14:paraId="23E2AABA" w14:textId="4FF5F51A" w:rsidR="000D4111" w:rsidRDefault="000D4111" w:rsidP="000D4111">
            <w:pPr>
              <w:spacing w:after="120"/>
              <w:rPr>
                <w:rFonts w:ascii="Verdana" w:hAnsi="Verdana"/>
                <w:sz w:val="18"/>
                <w:szCs w:val="18"/>
              </w:rPr>
            </w:pPr>
            <w:r w:rsidRPr="003C3D9F">
              <w:rPr>
                <w:rFonts w:ascii="Verdana" w:hAnsi="Verdana"/>
                <w:b/>
                <w:sz w:val="18"/>
                <w:szCs w:val="18"/>
                <w:highlight w:val="yellow"/>
              </w:rPr>
              <w:t>E=essential</w:t>
            </w:r>
          </w:p>
        </w:tc>
        <w:tc>
          <w:tcPr>
            <w:tcW w:w="1767" w:type="dxa"/>
          </w:tcPr>
          <w:p w14:paraId="49BC67B4" w14:textId="479A4383" w:rsidR="000D4111" w:rsidRDefault="000D4111" w:rsidP="000D4111">
            <w:pPr>
              <w:spacing w:after="120"/>
              <w:rPr>
                <w:rFonts w:ascii="Verdana" w:hAnsi="Verdana"/>
                <w:sz w:val="18"/>
                <w:szCs w:val="18"/>
              </w:rPr>
            </w:pPr>
            <w:r w:rsidRPr="00E65B90">
              <w:rPr>
                <w:rFonts w:ascii="Verdana" w:hAnsi="Verdana"/>
                <w:sz w:val="18"/>
                <w:szCs w:val="18"/>
              </w:rPr>
              <w:t>Electricity</w:t>
            </w:r>
          </w:p>
        </w:tc>
        <w:tc>
          <w:tcPr>
            <w:tcW w:w="2016" w:type="dxa"/>
          </w:tcPr>
          <w:p w14:paraId="5ED72CF9" w14:textId="77777777" w:rsidR="000D4111" w:rsidRPr="00E65B90" w:rsidRDefault="000D4111" w:rsidP="000D4111">
            <w:pPr>
              <w:spacing w:after="120"/>
              <w:rPr>
                <w:rFonts w:ascii="Verdana" w:hAnsi="Verdana"/>
                <w:sz w:val="18"/>
                <w:szCs w:val="18"/>
              </w:rPr>
            </w:pPr>
            <w:r w:rsidRPr="00E65B90">
              <w:rPr>
                <w:rFonts w:ascii="Verdana" w:hAnsi="Verdana"/>
                <w:sz w:val="18"/>
                <w:szCs w:val="18"/>
              </w:rPr>
              <w:t>Staff, students and visitors.</w:t>
            </w:r>
          </w:p>
          <w:p w14:paraId="7FE52D30" w14:textId="77777777" w:rsidR="000D4111" w:rsidRPr="00E65B90" w:rsidRDefault="000D4111" w:rsidP="000D4111">
            <w:pPr>
              <w:spacing w:after="120"/>
              <w:rPr>
                <w:rFonts w:ascii="Verdana" w:hAnsi="Verdana"/>
                <w:sz w:val="18"/>
                <w:szCs w:val="18"/>
              </w:rPr>
            </w:pPr>
            <w:r w:rsidRPr="00E65B90">
              <w:rPr>
                <w:rFonts w:ascii="Verdana" w:hAnsi="Verdana"/>
                <w:sz w:val="18"/>
                <w:szCs w:val="18"/>
              </w:rPr>
              <w:t>Electric shock by contact with defective parts or live wires</w:t>
            </w:r>
          </w:p>
          <w:p w14:paraId="16037763" w14:textId="77777777" w:rsidR="000D4111" w:rsidRPr="00E65B90" w:rsidRDefault="000D4111" w:rsidP="000D4111">
            <w:pPr>
              <w:spacing w:after="120"/>
              <w:rPr>
                <w:rFonts w:ascii="Verdana" w:hAnsi="Verdana"/>
                <w:sz w:val="18"/>
                <w:szCs w:val="18"/>
              </w:rPr>
            </w:pPr>
            <w:r w:rsidRPr="00E65B90">
              <w:rPr>
                <w:rFonts w:ascii="Verdana" w:hAnsi="Verdana"/>
                <w:sz w:val="18"/>
                <w:szCs w:val="18"/>
              </w:rPr>
              <w:t xml:space="preserve">By not following procedures and/or resetting trips without authorisation </w:t>
            </w:r>
          </w:p>
          <w:p w14:paraId="1E07C8A4" w14:textId="77777777" w:rsidR="000D4111" w:rsidRPr="00E65B90" w:rsidRDefault="000D4111" w:rsidP="000D4111">
            <w:pPr>
              <w:spacing w:after="120"/>
              <w:rPr>
                <w:rFonts w:ascii="Verdana" w:hAnsi="Verdana"/>
                <w:sz w:val="18"/>
                <w:szCs w:val="18"/>
              </w:rPr>
            </w:pPr>
            <w:r w:rsidRPr="00E65B90">
              <w:rPr>
                <w:rFonts w:ascii="Verdana" w:hAnsi="Verdana"/>
                <w:sz w:val="18"/>
                <w:szCs w:val="18"/>
              </w:rPr>
              <w:t xml:space="preserve">Fires, burns, electrocution from powering components connected to the mains power source that may be defective </w:t>
            </w:r>
          </w:p>
          <w:p w14:paraId="5BE33ED4" w14:textId="2BA8ED7B" w:rsidR="000D4111" w:rsidRDefault="000D4111" w:rsidP="000D4111">
            <w:pPr>
              <w:spacing w:after="120"/>
              <w:rPr>
                <w:rFonts w:ascii="Verdana" w:hAnsi="Verdana"/>
                <w:sz w:val="18"/>
                <w:szCs w:val="18"/>
              </w:rPr>
            </w:pPr>
            <w:r w:rsidRPr="00E65B90">
              <w:rPr>
                <w:rFonts w:ascii="Verdana" w:hAnsi="Verdana"/>
                <w:sz w:val="18"/>
                <w:szCs w:val="18"/>
              </w:rPr>
              <w:t>Can cause fire and/or burns</w:t>
            </w:r>
          </w:p>
        </w:tc>
        <w:tc>
          <w:tcPr>
            <w:tcW w:w="8640" w:type="dxa"/>
          </w:tcPr>
          <w:p w14:paraId="575F5EDD" w14:textId="77777777" w:rsidR="000D4111" w:rsidRPr="003C3D9F" w:rsidRDefault="000D4111" w:rsidP="00B541DF">
            <w:pPr>
              <w:pStyle w:val="ListParagraph"/>
              <w:numPr>
                <w:ilvl w:val="0"/>
                <w:numId w:val="32"/>
              </w:numPr>
              <w:spacing w:after="120"/>
              <w:rPr>
                <w:rFonts w:ascii="Verdana" w:hAnsi="Verdana"/>
                <w:sz w:val="18"/>
                <w:szCs w:val="18"/>
              </w:rPr>
            </w:pPr>
            <w:r w:rsidRPr="003C3D9F">
              <w:rPr>
                <w:rFonts w:ascii="Verdana" w:hAnsi="Verdana"/>
                <w:sz w:val="18"/>
                <w:szCs w:val="18"/>
              </w:rPr>
              <w:t>In addition to general use of equipment control measures listed above;</w:t>
            </w:r>
          </w:p>
          <w:p w14:paraId="00C72B8A" w14:textId="77777777" w:rsidR="000D4111" w:rsidRPr="003C3D9F" w:rsidRDefault="000D4111" w:rsidP="00B541DF">
            <w:pPr>
              <w:pStyle w:val="ListParagraph"/>
              <w:numPr>
                <w:ilvl w:val="0"/>
                <w:numId w:val="32"/>
              </w:numPr>
              <w:spacing w:after="120"/>
              <w:rPr>
                <w:rFonts w:ascii="Verdana" w:hAnsi="Verdana"/>
                <w:sz w:val="18"/>
                <w:szCs w:val="18"/>
              </w:rPr>
            </w:pPr>
            <w:r w:rsidRPr="003C3D9F">
              <w:rPr>
                <w:rFonts w:ascii="Verdana" w:hAnsi="Verdana"/>
                <w:sz w:val="18"/>
                <w:szCs w:val="18"/>
              </w:rPr>
              <w:t>If an electrical circuit trips out and the equipment stops working contact estates (52424), (external line: 0161 275 2424). Only the Estates function must reset tripped circuits. Access to electrical/fuse boxes is prohibited for all other staff. ALWAYS wait for estates to check the circuit before attempting to use the equipment.</w:t>
            </w:r>
          </w:p>
          <w:p w14:paraId="73DE0C25" w14:textId="77777777" w:rsidR="000D4111" w:rsidRPr="003C3D9F" w:rsidRDefault="000D4111" w:rsidP="00B541DF">
            <w:pPr>
              <w:pStyle w:val="ListParagraph"/>
              <w:numPr>
                <w:ilvl w:val="0"/>
                <w:numId w:val="32"/>
              </w:numPr>
              <w:spacing w:after="120"/>
              <w:rPr>
                <w:rFonts w:ascii="Verdana" w:hAnsi="Verdana"/>
                <w:color w:val="000000"/>
                <w:sz w:val="18"/>
                <w:szCs w:val="18"/>
              </w:rPr>
            </w:pPr>
            <w:r w:rsidRPr="003C3D9F">
              <w:rPr>
                <w:rFonts w:ascii="Verdana" w:hAnsi="Verdana"/>
                <w:color w:val="000000" w:themeColor="text1"/>
                <w:sz w:val="18"/>
                <w:szCs w:val="18"/>
              </w:rPr>
              <w:t xml:space="preserve">All portable electrical equipment in high-risk areas is tested at least annually on the portable appliance testing (PAT) schedule. Electrical items are labelled with the test expiry date. </w:t>
            </w:r>
          </w:p>
          <w:p w14:paraId="2884DE6E" w14:textId="77777777" w:rsidR="000D4111" w:rsidRPr="003C3D9F" w:rsidRDefault="000D4111" w:rsidP="00B541DF">
            <w:pPr>
              <w:pStyle w:val="ListParagraph"/>
              <w:numPr>
                <w:ilvl w:val="0"/>
                <w:numId w:val="32"/>
              </w:numPr>
              <w:spacing w:after="120"/>
              <w:rPr>
                <w:rFonts w:ascii="Verdana" w:hAnsi="Verdana"/>
                <w:color w:val="000000" w:themeColor="text1"/>
                <w:sz w:val="18"/>
                <w:szCs w:val="18"/>
              </w:rPr>
            </w:pPr>
            <w:r w:rsidRPr="003C3D9F">
              <w:rPr>
                <w:rFonts w:ascii="Verdana" w:hAnsi="Verdana"/>
                <w:color w:val="000000" w:themeColor="text1"/>
                <w:sz w:val="18"/>
                <w:szCs w:val="18"/>
              </w:rPr>
              <w:t>All fixed electrical equipment in high-risk areas is tested at least 5 yearly on the fixed appliance (FAT) schedule.</w:t>
            </w:r>
          </w:p>
          <w:p w14:paraId="0C55F210" w14:textId="77777777" w:rsidR="000D4111" w:rsidRPr="003C3D9F" w:rsidRDefault="000D4111" w:rsidP="00B541DF">
            <w:pPr>
              <w:pStyle w:val="ListParagraph"/>
              <w:numPr>
                <w:ilvl w:val="0"/>
                <w:numId w:val="32"/>
              </w:numPr>
              <w:spacing w:after="120"/>
              <w:rPr>
                <w:rFonts w:ascii="Verdana" w:hAnsi="Verdana"/>
                <w:color w:val="000000"/>
                <w:sz w:val="18"/>
                <w:szCs w:val="18"/>
              </w:rPr>
            </w:pPr>
            <w:r w:rsidRPr="003C3D9F">
              <w:rPr>
                <w:rFonts w:ascii="Verdana" w:hAnsi="Verdana"/>
                <w:color w:val="000000" w:themeColor="text1"/>
                <w:sz w:val="18"/>
                <w:szCs w:val="18"/>
              </w:rPr>
              <w:t>All new or recently acquired portable electrical equipment must have a portable appliance test. This includes items brought from home.</w:t>
            </w:r>
          </w:p>
          <w:p w14:paraId="583409F5" w14:textId="77777777" w:rsidR="000D4111" w:rsidRPr="003C3D9F" w:rsidRDefault="000D4111" w:rsidP="00B541DF">
            <w:pPr>
              <w:pStyle w:val="ListParagraph"/>
              <w:numPr>
                <w:ilvl w:val="0"/>
                <w:numId w:val="32"/>
              </w:numPr>
              <w:spacing w:after="120"/>
              <w:rPr>
                <w:rFonts w:ascii="Verdana" w:hAnsi="Verdana"/>
                <w:color w:val="000000" w:themeColor="text1"/>
                <w:sz w:val="18"/>
                <w:szCs w:val="18"/>
              </w:rPr>
            </w:pPr>
            <w:r w:rsidRPr="003C3D9F">
              <w:rPr>
                <w:rFonts w:ascii="Verdana" w:hAnsi="Verdana"/>
                <w:color w:val="000000" w:themeColor="text1"/>
                <w:sz w:val="18"/>
                <w:szCs w:val="18"/>
              </w:rPr>
              <w:t>All equipment that has been permanently relocated to be PAT testing before use.</w:t>
            </w:r>
          </w:p>
          <w:p w14:paraId="5F6ED40B" w14:textId="77777777" w:rsidR="000D4111" w:rsidRPr="003C3D9F" w:rsidRDefault="000D4111" w:rsidP="00B541DF">
            <w:pPr>
              <w:pStyle w:val="ListParagraph"/>
              <w:numPr>
                <w:ilvl w:val="0"/>
                <w:numId w:val="32"/>
              </w:numPr>
              <w:spacing w:after="120"/>
              <w:rPr>
                <w:rFonts w:ascii="Verdana" w:hAnsi="Verdana"/>
                <w:color w:val="000000" w:themeColor="text1"/>
                <w:sz w:val="18"/>
                <w:szCs w:val="18"/>
              </w:rPr>
            </w:pPr>
            <w:r w:rsidRPr="003C3D9F">
              <w:rPr>
                <w:rFonts w:ascii="Verdana" w:hAnsi="Verdana"/>
                <w:color w:val="000000" w:themeColor="text1"/>
                <w:sz w:val="18"/>
                <w:szCs w:val="18"/>
              </w:rPr>
              <w:t>All mains powered home-built equipment requires PAT testing before use</w:t>
            </w:r>
          </w:p>
          <w:p w14:paraId="39C9943F" w14:textId="77777777" w:rsidR="000D4111" w:rsidRPr="003C3D9F" w:rsidRDefault="000D4111" w:rsidP="00B541DF">
            <w:pPr>
              <w:pStyle w:val="ListParagraph"/>
              <w:numPr>
                <w:ilvl w:val="0"/>
                <w:numId w:val="32"/>
              </w:numPr>
              <w:spacing w:after="120"/>
              <w:rPr>
                <w:rFonts w:ascii="Verdana" w:hAnsi="Verdana"/>
                <w:color w:val="000000" w:themeColor="text1"/>
                <w:sz w:val="18"/>
                <w:szCs w:val="18"/>
              </w:rPr>
            </w:pPr>
            <w:r w:rsidRPr="003C3D9F">
              <w:rPr>
                <w:rFonts w:ascii="Verdana" w:hAnsi="Verdana"/>
                <w:color w:val="000000" w:themeColor="text1"/>
                <w:sz w:val="18"/>
                <w:szCs w:val="18"/>
              </w:rPr>
              <w:t>For high voltage equipment (above 1000V) see separate section below.</w:t>
            </w:r>
          </w:p>
          <w:p w14:paraId="0548FE18" w14:textId="77777777" w:rsidR="000D4111" w:rsidRPr="003C3D9F" w:rsidRDefault="000D4111" w:rsidP="00B541DF">
            <w:pPr>
              <w:pStyle w:val="ListParagraph"/>
              <w:numPr>
                <w:ilvl w:val="0"/>
                <w:numId w:val="32"/>
              </w:numPr>
              <w:spacing w:after="120"/>
              <w:rPr>
                <w:rFonts w:ascii="Verdana" w:hAnsi="Verdana"/>
                <w:sz w:val="18"/>
                <w:szCs w:val="18"/>
              </w:rPr>
            </w:pPr>
            <w:r w:rsidRPr="003C3D9F">
              <w:rPr>
                <w:rFonts w:ascii="Verdana" w:hAnsi="Verdana"/>
                <w:sz w:val="18"/>
                <w:szCs w:val="18"/>
              </w:rPr>
              <w:t xml:space="preserve">Use equipment as per manufactures guide. </w:t>
            </w:r>
          </w:p>
          <w:p w14:paraId="5C48A3F3" w14:textId="77777777" w:rsidR="000D4111" w:rsidRPr="003C3D9F" w:rsidRDefault="000D4111" w:rsidP="00B541DF">
            <w:pPr>
              <w:pStyle w:val="ListParagraph"/>
              <w:numPr>
                <w:ilvl w:val="0"/>
                <w:numId w:val="32"/>
              </w:numPr>
              <w:spacing w:after="120"/>
              <w:rPr>
                <w:rFonts w:ascii="Verdana" w:hAnsi="Verdana"/>
                <w:sz w:val="18"/>
                <w:szCs w:val="18"/>
              </w:rPr>
            </w:pPr>
            <w:r w:rsidRPr="003C3D9F">
              <w:rPr>
                <w:rFonts w:ascii="Verdana" w:hAnsi="Verdana"/>
                <w:color w:val="000000"/>
                <w:sz w:val="18"/>
                <w:szCs w:val="18"/>
              </w:rPr>
              <w:t xml:space="preserve">Visual </w:t>
            </w:r>
            <w:r w:rsidRPr="003C3D9F">
              <w:rPr>
                <w:rFonts w:ascii="Verdana" w:hAnsi="Verdana"/>
                <w:sz w:val="18"/>
                <w:szCs w:val="18"/>
              </w:rPr>
              <w:t>inspections of equipment for obvious defects are carried out with any defects reported and use stopped immediately.</w:t>
            </w:r>
          </w:p>
          <w:p w14:paraId="69C69B2F" w14:textId="77777777" w:rsidR="000D4111" w:rsidRPr="003C3D9F" w:rsidRDefault="000D4111" w:rsidP="00B541DF">
            <w:pPr>
              <w:pStyle w:val="ListParagraph"/>
              <w:numPr>
                <w:ilvl w:val="0"/>
                <w:numId w:val="32"/>
              </w:numPr>
              <w:spacing w:after="120"/>
              <w:rPr>
                <w:rFonts w:ascii="Verdana" w:hAnsi="Verdana"/>
                <w:sz w:val="18"/>
                <w:szCs w:val="18"/>
              </w:rPr>
            </w:pPr>
            <w:r w:rsidRPr="003C3D9F">
              <w:rPr>
                <w:rFonts w:ascii="Verdana" w:hAnsi="Verdana"/>
                <w:sz w:val="18"/>
                <w:szCs w:val="18"/>
              </w:rPr>
              <w:t>PAT stickers are checked for validity.</w:t>
            </w:r>
          </w:p>
          <w:p w14:paraId="4CEF1A75" w14:textId="77777777" w:rsidR="000D4111" w:rsidRPr="003C3D9F" w:rsidRDefault="000D4111" w:rsidP="00B541DF">
            <w:pPr>
              <w:pStyle w:val="ListParagraph"/>
              <w:numPr>
                <w:ilvl w:val="0"/>
                <w:numId w:val="32"/>
              </w:numPr>
              <w:spacing w:after="120"/>
              <w:rPr>
                <w:rFonts w:ascii="Verdana" w:hAnsi="Verdana"/>
                <w:sz w:val="18"/>
                <w:szCs w:val="18"/>
              </w:rPr>
            </w:pPr>
            <w:r w:rsidRPr="003C3D9F">
              <w:rPr>
                <w:rFonts w:ascii="Verdana" w:hAnsi="Verdana"/>
                <w:color w:val="000000" w:themeColor="text1"/>
                <w:sz w:val="18"/>
                <w:szCs w:val="18"/>
              </w:rPr>
              <w:t>Training covers the need to ensure that electrical equipment is kept dry making sure that wires and cables never make contact with liquids. Extra care is taken when filling water systems not to get electrical components wet.</w:t>
            </w:r>
            <w:r w:rsidRPr="003C3D9F">
              <w:rPr>
                <w:rFonts w:ascii="Verdana" w:hAnsi="Verdana"/>
                <w:sz w:val="18"/>
                <w:szCs w:val="18"/>
              </w:rPr>
              <w:t xml:space="preserve"> </w:t>
            </w:r>
          </w:p>
          <w:p w14:paraId="37EE2E12" w14:textId="0BD6EB0D" w:rsidR="000D4111" w:rsidRPr="003C3D9F" w:rsidRDefault="000D4111" w:rsidP="00B541DF">
            <w:pPr>
              <w:pStyle w:val="ListParagraph"/>
              <w:numPr>
                <w:ilvl w:val="0"/>
                <w:numId w:val="33"/>
              </w:numPr>
              <w:spacing w:after="120"/>
              <w:rPr>
                <w:rFonts w:ascii="Verdana" w:hAnsi="Verdana"/>
                <w:sz w:val="18"/>
                <w:szCs w:val="18"/>
              </w:rPr>
            </w:pPr>
            <w:r w:rsidRPr="00E65B90">
              <w:rPr>
                <w:rFonts w:ascii="Verdana" w:hAnsi="Verdana"/>
                <w:sz w:val="18"/>
                <w:szCs w:val="18"/>
              </w:rPr>
              <w:t>Items are switched off and made safe after use.</w:t>
            </w:r>
          </w:p>
        </w:tc>
        <w:tc>
          <w:tcPr>
            <w:tcW w:w="915" w:type="dxa"/>
          </w:tcPr>
          <w:p w14:paraId="476A4753" w14:textId="349961AE" w:rsidR="000D4111" w:rsidRPr="002D25F9" w:rsidRDefault="205441B7" w:rsidP="7B2D3064">
            <w:pPr>
              <w:spacing w:line="259" w:lineRule="auto"/>
              <w:rPr>
                <w:szCs w:val="24"/>
              </w:rPr>
            </w:pPr>
            <w:r w:rsidRPr="7B2D3064">
              <w:rPr>
                <w:rFonts w:ascii="Verdana" w:hAnsi="Verdana"/>
                <w:sz w:val="18"/>
                <w:szCs w:val="18"/>
              </w:rPr>
              <w:t>MED</w:t>
            </w:r>
          </w:p>
        </w:tc>
        <w:tc>
          <w:tcPr>
            <w:tcW w:w="910" w:type="dxa"/>
          </w:tcPr>
          <w:p w14:paraId="533F0C60" w14:textId="37A7BF9D" w:rsidR="000D4111" w:rsidRDefault="000D4111" w:rsidP="000D4111">
            <w:pPr>
              <w:jc w:val="center"/>
              <w:rPr>
                <w:rFonts w:ascii="Verdana" w:hAnsi="Verdana"/>
                <w:sz w:val="18"/>
                <w:szCs w:val="18"/>
              </w:rPr>
            </w:pPr>
            <w:r>
              <w:rPr>
                <w:rFonts w:ascii="Verdana" w:hAnsi="Verdana"/>
                <w:sz w:val="18"/>
                <w:szCs w:val="18"/>
              </w:rPr>
              <w:t>A</w:t>
            </w:r>
          </w:p>
        </w:tc>
      </w:tr>
      <w:tr w:rsidR="000D4111" w:rsidRPr="003708A9" w14:paraId="3C9789B7" w14:textId="77777777" w:rsidTr="429B7F8B">
        <w:trPr>
          <w:jc w:val="center"/>
        </w:trPr>
        <w:tc>
          <w:tcPr>
            <w:tcW w:w="1623" w:type="dxa"/>
          </w:tcPr>
          <w:p w14:paraId="2766CA30" w14:textId="05C70418" w:rsidR="000D4111" w:rsidRDefault="00C540DC" w:rsidP="000D4111">
            <w:pPr>
              <w:spacing w:after="120"/>
              <w:rPr>
                <w:rFonts w:ascii="Verdana" w:hAnsi="Verdana"/>
                <w:sz w:val="18"/>
                <w:szCs w:val="18"/>
              </w:rPr>
            </w:pPr>
            <w:r>
              <w:rPr>
                <w:rFonts w:ascii="Verdana" w:hAnsi="Verdana"/>
                <w:sz w:val="18"/>
                <w:szCs w:val="18"/>
              </w:rPr>
              <w:t xml:space="preserve">Students </w:t>
            </w:r>
            <w:r w:rsidR="00EB12BB">
              <w:rPr>
                <w:rFonts w:ascii="Verdana" w:hAnsi="Verdana"/>
                <w:sz w:val="18"/>
                <w:szCs w:val="18"/>
              </w:rPr>
              <w:t xml:space="preserve">Using </w:t>
            </w:r>
            <w:r w:rsidR="00EB12BB" w:rsidRPr="00621A52">
              <w:rPr>
                <w:rFonts w:ascii="Verdana" w:hAnsi="Verdana"/>
                <w:sz w:val="18"/>
                <w:szCs w:val="18"/>
              </w:rPr>
              <w:t>hand</w:t>
            </w:r>
            <w:r w:rsidR="000D4111" w:rsidRPr="00621A52">
              <w:rPr>
                <w:rFonts w:ascii="Verdana" w:hAnsi="Verdana"/>
                <w:sz w:val="18"/>
                <w:szCs w:val="18"/>
              </w:rPr>
              <w:t xml:space="preserve"> tools (like Sharp / pointed tools, Scalpel blade, and so on)</w:t>
            </w:r>
            <w:r w:rsidR="000D4111">
              <w:rPr>
                <w:rFonts w:ascii="Verdana" w:hAnsi="Verdana"/>
                <w:sz w:val="18"/>
                <w:szCs w:val="18"/>
              </w:rPr>
              <w:t>.</w:t>
            </w:r>
          </w:p>
          <w:p w14:paraId="5E68437A" w14:textId="77777777" w:rsidR="000D4111" w:rsidRPr="00C63749" w:rsidRDefault="000D4111" w:rsidP="000D4111">
            <w:pPr>
              <w:spacing w:after="120"/>
              <w:rPr>
                <w:rFonts w:ascii="Verdana" w:hAnsi="Verdana"/>
                <w:b/>
                <w:sz w:val="18"/>
                <w:szCs w:val="18"/>
              </w:rPr>
            </w:pPr>
            <w:r w:rsidRPr="00C63749">
              <w:rPr>
                <w:rFonts w:ascii="Verdana" w:hAnsi="Verdana"/>
                <w:b/>
                <w:sz w:val="18"/>
                <w:szCs w:val="18"/>
              </w:rPr>
              <w:t>B=bespoke / W=work related</w:t>
            </w:r>
          </w:p>
          <w:p w14:paraId="653089AE" w14:textId="2D676735" w:rsidR="000D4111" w:rsidRPr="00621A52" w:rsidRDefault="000D4111" w:rsidP="000D4111">
            <w:pPr>
              <w:spacing w:after="120"/>
              <w:rPr>
                <w:rFonts w:ascii="Verdana" w:hAnsi="Verdana"/>
                <w:sz w:val="18"/>
                <w:szCs w:val="18"/>
              </w:rPr>
            </w:pPr>
          </w:p>
        </w:tc>
        <w:tc>
          <w:tcPr>
            <w:tcW w:w="1767" w:type="dxa"/>
          </w:tcPr>
          <w:p w14:paraId="121EB87F" w14:textId="77777777" w:rsidR="000D4111" w:rsidRPr="00621A52" w:rsidRDefault="000D4111" w:rsidP="000D4111">
            <w:pPr>
              <w:spacing w:after="120"/>
              <w:rPr>
                <w:rFonts w:ascii="Verdana" w:hAnsi="Verdana"/>
                <w:sz w:val="18"/>
                <w:szCs w:val="18"/>
              </w:rPr>
            </w:pPr>
            <w:r w:rsidRPr="00621A52">
              <w:rPr>
                <w:rFonts w:ascii="Verdana" w:hAnsi="Verdana"/>
                <w:sz w:val="18"/>
                <w:szCs w:val="18"/>
              </w:rPr>
              <w:t>Sharp cutting edges</w:t>
            </w:r>
          </w:p>
        </w:tc>
        <w:tc>
          <w:tcPr>
            <w:tcW w:w="2016" w:type="dxa"/>
          </w:tcPr>
          <w:p w14:paraId="3F98A346" w14:textId="77777777" w:rsidR="000D4111" w:rsidRPr="00621A52" w:rsidRDefault="000D4111" w:rsidP="000D4111">
            <w:pPr>
              <w:spacing w:after="120"/>
              <w:rPr>
                <w:rFonts w:ascii="Verdana" w:hAnsi="Verdana"/>
                <w:sz w:val="18"/>
                <w:szCs w:val="18"/>
              </w:rPr>
            </w:pPr>
            <w:r w:rsidRPr="00621A52">
              <w:rPr>
                <w:rFonts w:ascii="Verdana" w:hAnsi="Verdana"/>
                <w:sz w:val="18"/>
                <w:szCs w:val="18"/>
              </w:rPr>
              <w:t>Users /Others in proximity / Visitors</w:t>
            </w:r>
          </w:p>
          <w:p w14:paraId="5DBC84AD" w14:textId="77777777" w:rsidR="000D4111" w:rsidRPr="00621A52" w:rsidRDefault="000D4111" w:rsidP="000D4111">
            <w:pPr>
              <w:spacing w:after="120"/>
              <w:rPr>
                <w:rFonts w:ascii="Verdana" w:hAnsi="Verdana"/>
                <w:sz w:val="18"/>
                <w:szCs w:val="18"/>
              </w:rPr>
            </w:pPr>
          </w:p>
          <w:p w14:paraId="243ACF4B" w14:textId="77777777" w:rsidR="000D4111" w:rsidRPr="00621A52" w:rsidRDefault="000D4111" w:rsidP="000D4111">
            <w:pPr>
              <w:spacing w:after="120"/>
              <w:rPr>
                <w:rFonts w:ascii="Verdana" w:hAnsi="Verdana"/>
                <w:sz w:val="18"/>
                <w:szCs w:val="18"/>
              </w:rPr>
            </w:pPr>
            <w:r w:rsidRPr="00621A52">
              <w:rPr>
                <w:rFonts w:ascii="Verdana" w:hAnsi="Verdana"/>
                <w:sz w:val="18"/>
                <w:szCs w:val="18"/>
              </w:rPr>
              <w:t>Risk of cuts and puncture injuries</w:t>
            </w:r>
          </w:p>
        </w:tc>
        <w:tc>
          <w:tcPr>
            <w:tcW w:w="8640" w:type="dxa"/>
          </w:tcPr>
          <w:p w14:paraId="3C58F3F0" w14:textId="77777777" w:rsidR="000D4111" w:rsidRPr="00853111" w:rsidRDefault="000D4111" w:rsidP="000D4111">
            <w:pPr>
              <w:spacing w:after="120"/>
              <w:rPr>
                <w:rFonts w:ascii="Verdana" w:hAnsi="Verdana"/>
                <w:b/>
                <w:bCs/>
                <w:sz w:val="18"/>
                <w:szCs w:val="18"/>
              </w:rPr>
            </w:pPr>
            <w:r w:rsidRPr="00853111">
              <w:rPr>
                <w:rFonts w:ascii="Verdana" w:hAnsi="Verdana"/>
                <w:b/>
                <w:bCs/>
                <w:sz w:val="18"/>
                <w:szCs w:val="18"/>
              </w:rPr>
              <w:t>In addition to general use of equipment control measures listed above;</w:t>
            </w:r>
          </w:p>
          <w:p w14:paraId="52B8D0FE" w14:textId="14916E31" w:rsidR="000D4111" w:rsidRPr="00853111" w:rsidRDefault="000D4111" w:rsidP="00B541DF">
            <w:pPr>
              <w:pStyle w:val="ListParagraph"/>
              <w:numPr>
                <w:ilvl w:val="0"/>
                <w:numId w:val="36"/>
              </w:numPr>
              <w:spacing w:after="120"/>
              <w:rPr>
                <w:rFonts w:ascii="Verdana" w:hAnsi="Verdana"/>
                <w:sz w:val="18"/>
                <w:szCs w:val="18"/>
              </w:rPr>
            </w:pPr>
            <w:r w:rsidRPr="00853111">
              <w:rPr>
                <w:rFonts w:ascii="Verdana" w:hAnsi="Verdana"/>
                <w:sz w:val="18"/>
                <w:szCs w:val="18"/>
              </w:rPr>
              <w:t xml:space="preserve">Use of ‘open bladed’ tools, e.g. scalpels is avoided if possible or substituted e.g. Scissors. </w:t>
            </w:r>
          </w:p>
          <w:p w14:paraId="173688CD" w14:textId="77777777" w:rsidR="000D4111" w:rsidRPr="00853111" w:rsidRDefault="000D4111" w:rsidP="00B541DF">
            <w:pPr>
              <w:pStyle w:val="ListParagraph"/>
              <w:numPr>
                <w:ilvl w:val="0"/>
                <w:numId w:val="36"/>
              </w:numPr>
              <w:spacing w:after="120"/>
              <w:rPr>
                <w:rFonts w:ascii="Verdana" w:hAnsi="Verdana"/>
                <w:sz w:val="18"/>
                <w:szCs w:val="18"/>
              </w:rPr>
            </w:pPr>
            <w:r w:rsidRPr="00853111">
              <w:rPr>
                <w:rFonts w:ascii="Verdana" w:hAnsi="Verdana"/>
                <w:sz w:val="18"/>
                <w:szCs w:val="18"/>
              </w:rPr>
              <w:t xml:space="preserve">Users make safe after each use, e.g. razor blades to be put in sharps bin after use, knives to be replaced into protective cover. </w:t>
            </w:r>
          </w:p>
          <w:p w14:paraId="222AE2DC" w14:textId="77777777" w:rsidR="000D4111" w:rsidRPr="00853111" w:rsidRDefault="000D4111" w:rsidP="00B541DF">
            <w:pPr>
              <w:pStyle w:val="ListParagraph"/>
              <w:numPr>
                <w:ilvl w:val="0"/>
                <w:numId w:val="36"/>
              </w:numPr>
              <w:spacing w:after="120"/>
              <w:rPr>
                <w:rFonts w:ascii="Verdana" w:hAnsi="Verdana"/>
                <w:sz w:val="18"/>
                <w:szCs w:val="18"/>
              </w:rPr>
            </w:pPr>
            <w:r w:rsidRPr="00853111">
              <w:rPr>
                <w:rFonts w:ascii="Verdana" w:hAnsi="Verdana"/>
                <w:sz w:val="18"/>
                <w:szCs w:val="18"/>
              </w:rPr>
              <w:t xml:space="preserve">Items are placed in safe storage immediately after each use. Cutting tools should never be unattended. </w:t>
            </w:r>
          </w:p>
          <w:p w14:paraId="624DE936" w14:textId="77777777" w:rsidR="000D4111" w:rsidRPr="00853111" w:rsidRDefault="000D4111" w:rsidP="00B541DF">
            <w:pPr>
              <w:pStyle w:val="ListParagraph"/>
              <w:numPr>
                <w:ilvl w:val="0"/>
                <w:numId w:val="36"/>
              </w:numPr>
              <w:spacing w:after="120"/>
              <w:rPr>
                <w:rFonts w:ascii="Verdana" w:hAnsi="Verdana"/>
                <w:sz w:val="18"/>
                <w:szCs w:val="18"/>
              </w:rPr>
            </w:pPr>
            <w:r w:rsidRPr="00853111">
              <w:rPr>
                <w:rFonts w:ascii="Verdana" w:hAnsi="Verdana"/>
                <w:sz w:val="18"/>
                <w:szCs w:val="18"/>
              </w:rPr>
              <w:t>Cutting tools are not placed too close to the edge of a workstation to avoid falling off onto legs and feet</w:t>
            </w:r>
          </w:p>
          <w:p w14:paraId="752DC6AC" w14:textId="77777777" w:rsidR="00853111" w:rsidRDefault="000D4111" w:rsidP="00B541DF">
            <w:pPr>
              <w:pStyle w:val="ListParagraph"/>
              <w:numPr>
                <w:ilvl w:val="0"/>
                <w:numId w:val="36"/>
              </w:numPr>
              <w:spacing w:after="120"/>
              <w:rPr>
                <w:rFonts w:ascii="Verdana" w:hAnsi="Verdana"/>
                <w:sz w:val="18"/>
                <w:szCs w:val="18"/>
              </w:rPr>
            </w:pPr>
            <w:r w:rsidRPr="00853111">
              <w:rPr>
                <w:rFonts w:ascii="Verdana" w:hAnsi="Verdana"/>
                <w:sz w:val="18"/>
                <w:szCs w:val="18"/>
              </w:rPr>
              <w:t>Use of cut resistant gloves are considered when appropriate.</w:t>
            </w:r>
          </w:p>
          <w:p w14:paraId="1C348FB3" w14:textId="432B74D4" w:rsidR="000D4111" w:rsidRPr="00853111" w:rsidRDefault="000D4111" w:rsidP="00B541DF">
            <w:pPr>
              <w:pStyle w:val="ListParagraph"/>
              <w:numPr>
                <w:ilvl w:val="0"/>
                <w:numId w:val="36"/>
              </w:numPr>
              <w:spacing w:after="120"/>
              <w:rPr>
                <w:rFonts w:ascii="Verdana" w:hAnsi="Verdana"/>
                <w:sz w:val="18"/>
                <w:szCs w:val="18"/>
              </w:rPr>
            </w:pPr>
            <w:r w:rsidRPr="00853111">
              <w:rPr>
                <w:rFonts w:ascii="Verdana" w:hAnsi="Verdana"/>
                <w:sz w:val="18"/>
                <w:szCs w:val="18"/>
              </w:rPr>
              <w:t>Safe cutting techniques are used e.g. cut away from the body and away from the hands and fingers</w:t>
            </w:r>
          </w:p>
        </w:tc>
        <w:tc>
          <w:tcPr>
            <w:tcW w:w="915" w:type="dxa"/>
          </w:tcPr>
          <w:p w14:paraId="05C6A83C" w14:textId="17D94855" w:rsidR="000D4111" w:rsidRPr="00C3158E" w:rsidRDefault="7ADF83EA" w:rsidP="7B2D3064">
            <w:pPr>
              <w:rPr>
                <w:rFonts w:ascii="Verdana" w:hAnsi="Verdana"/>
                <w:sz w:val="18"/>
                <w:szCs w:val="18"/>
              </w:rPr>
            </w:pPr>
            <w:r w:rsidRPr="7B2D3064">
              <w:rPr>
                <w:rFonts w:ascii="Verdana" w:hAnsi="Verdana"/>
                <w:sz w:val="18"/>
                <w:szCs w:val="18"/>
              </w:rPr>
              <w:t>LOW</w:t>
            </w:r>
          </w:p>
          <w:p w14:paraId="27798784" w14:textId="1530D6DB" w:rsidR="000D4111" w:rsidRPr="00C3158E" w:rsidRDefault="000D4111" w:rsidP="7B2D3064">
            <w:pPr>
              <w:rPr>
                <w:szCs w:val="24"/>
                <w:highlight w:val="yellow"/>
              </w:rPr>
            </w:pPr>
          </w:p>
        </w:tc>
        <w:tc>
          <w:tcPr>
            <w:tcW w:w="910" w:type="dxa"/>
          </w:tcPr>
          <w:p w14:paraId="7C50A359" w14:textId="77777777" w:rsidR="000D4111" w:rsidRDefault="000D4111" w:rsidP="000D4111">
            <w:pPr>
              <w:jc w:val="center"/>
              <w:rPr>
                <w:rFonts w:ascii="Verdana" w:hAnsi="Verdana"/>
                <w:sz w:val="18"/>
                <w:szCs w:val="18"/>
              </w:rPr>
            </w:pPr>
            <w:r w:rsidRPr="00A645CF">
              <w:rPr>
                <w:rFonts w:ascii="Verdana" w:hAnsi="Verdana"/>
                <w:sz w:val="18"/>
                <w:szCs w:val="18"/>
              </w:rPr>
              <w:t>A</w:t>
            </w:r>
          </w:p>
        </w:tc>
      </w:tr>
      <w:tr w:rsidR="004E3F7B" w:rsidRPr="00CA2A38" w14:paraId="5DB20D0C" w14:textId="77777777" w:rsidTr="429B7F8B">
        <w:trPr>
          <w:jc w:val="center"/>
        </w:trPr>
        <w:tc>
          <w:tcPr>
            <w:tcW w:w="1623" w:type="dxa"/>
            <w:vMerge w:val="restart"/>
          </w:tcPr>
          <w:p w14:paraId="3B90176B" w14:textId="70730FB7" w:rsidR="004E3F7B" w:rsidRDefault="00E75601" w:rsidP="004E3F7B">
            <w:pPr>
              <w:spacing w:after="120"/>
              <w:rPr>
                <w:rFonts w:ascii="Verdana" w:hAnsi="Verdana"/>
                <w:sz w:val="18"/>
                <w:szCs w:val="18"/>
              </w:rPr>
            </w:pPr>
            <w:r>
              <w:rPr>
                <w:rFonts w:ascii="Verdana" w:hAnsi="Verdana"/>
                <w:sz w:val="18"/>
                <w:szCs w:val="18"/>
              </w:rPr>
              <w:t xml:space="preserve">Students using </w:t>
            </w:r>
            <w:r w:rsidR="004E3F7B" w:rsidRPr="0DB5B7B3">
              <w:rPr>
                <w:rFonts w:ascii="Verdana" w:hAnsi="Verdana"/>
                <w:sz w:val="18"/>
                <w:szCs w:val="18"/>
              </w:rPr>
              <w:t>Electronics test and measurement</w:t>
            </w:r>
            <w:r>
              <w:rPr>
                <w:rFonts w:ascii="Verdana" w:hAnsi="Verdana"/>
                <w:sz w:val="18"/>
                <w:szCs w:val="18"/>
              </w:rPr>
              <w:t xml:space="preserve"> equipment</w:t>
            </w:r>
          </w:p>
          <w:p w14:paraId="0D7A4C6D" w14:textId="21DF3791" w:rsidR="004E3F7B" w:rsidRPr="00C643ED" w:rsidRDefault="004E3F7B" w:rsidP="004E3F7B">
            <w:pPr>
              <w:spacing w:after="120"/>
              <w:rPr>
                <w:rFonts w:ascii="Verdana" w:hAnsi="Verdana"/>
                <w:sz w:val="18"/>
                <w:szCs w:val="18"/>
              </w:rPr>
            </w:pPr>
            <w:r w:rsidRPr="00C63749">
              <w:rPr>
                <w:rFonts w:ascii="Verdana" w:hAnsi="Verdana"/>
                <w:b/>
                <w:sz w:val="18"/>
                <w:szCs w:val="18"/>
              </w:rPr>
              <w:t>B=bespoke / W=work related</w:t>
            </w:r>
          </w:p>
        </w:tc>
        <w:tc>
          <w:tcPr>
            <w:tcW w:w="1767" w:type="dxa"/>
          </w:tcPr>
          <w:p w14:paraId="27D2A72C" w14:textId="0B638B66" w:rsidR="004E3F7B" w:rsidRPr="456BA5D8" w:rsidRDefault="004E3F7B" w:rsidP="004E3F7B">
            <w:pPr>
              <w:spacing w:after="120"/>
              <w:rPr>
                <w:rFonts w:ascii="Verdana" w:hAnsi="Verdana"/>
                <w:sz w:val="18"/>
                <w:szCs w:val="18"/>
              </w:rPr>
            </w:pPr>
            <w:r w:rsidRPr="0DB5B7B3">
              <w:rPr>
                <w:rFonts w:ascii="Verdana" w:hAnsi="Verdana"/>
                <w:sz w:val="18"/>
                <w:szCs w:val="18"/>
              </w:rPr>
              <w:t>Electrical</w:t>
            </w:r>
          </w:p>
        </w:tc>
        <w:tc>
          <w:tcPr>
            <w:tcW w:w="2016" w:type="dxa"/>
          </w:tcPr>
          <w:p w14:paraId="04E773BE" w14:textId="77777777" w:rsidR="004E3F7B" w:rsidRPr="00C3158E" w:rsidRDefault="004E3F7B" w:rsidP="004E3F7B">
            <w:pPr>
              <w:spacing w:after="120"/>
              <w:rPr>
                <w:rFonts w:ascii="Verdana" w:hAnsi="Verdana"/>
                <w:sz w:val="18"/>
                <w:szCs w:val="18"/>
              </w:rPr>
            </w:pPr>
            <w:r w:rsidRPr="0DB5B7B3">
              <w:rPr>
                <w:rFonts w:ascii="Verdana" w:hAnsi="Verdana"/>
                <w:sz w:val="18"/>
                <w:szCs w:val="18"/>
              </w:rPr>
              <w:t>Users /Others in proximity / Visitors</w:t>
            </w:r>
          </w:p>
          <w:p w14:paraId="3E4FEF87" w14:textId="77777777" w:rsidR="004E3F7B" w:rsidRPr="00C3158E" w:rsidRDefault="004E3F7B" w:rsidP="004E3F7B">
            <w:pPr>
              <w:spacing w:after="120"/>
              <w:rPr>
                <w:rFonts w:ascii="Verdana" w:hAnsi="Verdana"/>
                <w:sz w:val="18"/>
                <w:szCs w:val="18"/>
              </w:rPr>
            </w:pPr>
          </w:p>
          <w:p w14:paraId="576417F4" w14:textId="1BA4EE07" w:rsidR="004E3F7B" w:rsidRPr="00C643ED" w:rsidRDefault="004E3F7B" w:rsidP="004E3F7B">
            <w:pPr>
              <w:spacing w:after="120"/>
              <w:rPr>
                <w:rFonts w:ascii="Verdana" w:hAnsi="Verdana"/>
                <w:sz w:val="18"/>
                <w:szCs w:val="18"/>
              </w:rPr>
            </w:pPr>
            <w:r w:rsidRPr="0DB5B7B3">
              <w:rPr>
                <w:rFonts w:ascii="Verdana" w:hAnsi="Verdana"/>
                <w:sz w:val="18"/>
                <w:szCs w:val="18"/>
              </w:rPr>
              <w:t>Electric shock</w:t>
            </w:r>
          </w:p>
        </w:tc>
        <w:tc>
          <w:tcPr>
            <w:tcW w:w="8640" w:type="dxa"/>
          </w:tcPr>
          <w:p w14:paraId="214C502C" w14:textId="77777777" w:rsidR="004E3F7B" w:rsidRPr="009106C2" w:rsidRDefault="004E3F7B" w:rsidP="004E3F7B">
            <w:pPr>
              <w:pStyle w:val="ListParagraph"/>
              <w:numPr>
                <w:ilvl w:val="0"/>
                <w:numId w:val="43"/>
              </w:numPr>
              <w:spacing w:after="120"/>
              <w:rPr>
                <w:rFonts w:ascii="Verdana" w:hAnsi="Verdana"/>
                <w:sz w:val="18"/>
                <w:szCs w:val="18"/>
              </w:rPr>
            </w:pPr>
            <w:r w:rsidRPr="009106C2">
              <w:rPr>
                <w:rFonts w:ascii="Verdana" w:hAnsi="Verdana"/>
                <w:sz w:val="18"/>
                <w:szCs w:val="18"/>
              </w:rPr>
              <w:t xml:space="preserve">All users of the equipment must have be trained by a competent person familiar with the relevant safe practices </w:t>
            </w:r>
          </w:p>
          <w:p w14:paraId="07AC625B" w14:textId="77777777" w:rsidR="004E3F7B" w:rsidRPr="009106C2" w:rsidRDefault="004E3F7B" w:rsidP="004E3F7B">
            <w:pPr>
              <w:pStyle w:val="ListParagraph"/>
              <w:numPr>
                <w:ilvl w:val="0"/>
                <w:numId w:val="43"/>
              </w:numPr>
              <w:spacing w:after="120"/>
              <w:rPr>
                <w:rFonts w:ascii="Verdana" w:hAnsi="Verdana"/>
                <w:sz w:val="18"/>
                <w:szCs w:val="18"/>
              </w:rPr>
            </w:pPr>
            <w:r w:rsidRPr="009106C2">
              <w:rPr>
                <w:rFonts w:ascii="Verdana" w:hAnsi="Verdana"/>
                <w:sz w:val="18"/>
                <w:szCs w:val="18"/>
              </w:rPr>
              <w:t>Specific risk assessment required for:</w:t>
            </w:r>
          </w:p>
          <w:p w14:paraId="7B4603A3" w14:textId="77777777" w:rsidR="004E3F7B" w:rsidRPr="009106C2" w:rsidRDefault="004E3F7B" w:rsidP="004E3F7B">
            <w:pPr>
              <w:pStyle w:val="ListParagraph"/>
              <w:numPr>
                <w:ilvl w:val="1"/>
                <w:numId w:val="43"/>
              </w:numPr>
              <w:spacing w:after="120"/>
              <w:rPr>
                <w:rFonts w:ascii="Verdana" w:hAnsi="Verdana"/>
                <w:sz w:val="18"/>
                <w:szCs w:val="18"/>
              </w:rPr>
            </w:pPr>
            <w:r w:rsidRPr="009106C2">
              <w:rPr>
                <w:rFonts w:ascii="Verdana" w:hAnsi="Verdana"/>
                <w:sz w:val="18"/>
                <w:szCs w:val="18"/>
              </w:rPr>
              <w:t>&gt;50 volts AC / &gt;60 volts DC</w:t>
            </w:r>
          </w:p>
          <w:p w14:paraId="48068877" w14:textId="77777777" w:rsidR="004E3F7B" w:rsidRPr="009106C2" w:rsidRDefault="004E3F7B" w:rsidP="004E3F7B">
            <w:pPr>
              <w:pStyle w:val="ListParagraph"/>
              <w:numPr>
                <w:ilvl w:val="1"/>
                <w:numId w:val="43"/>
              </w:numPr>
              <w:spacing w:after="120"/>
              <w:rPr>
                <w:rFonts w:ascii="Verdana" w:hAnsi="Verdana"/>
                <w:sz w:val="18"/>
                <w:szCs w:val="18"/>
              </w:rPr>
            </w:pPr>
            <w:r w:rsidRPr="009106C2">
              <w:rPr>
                <w:rFonts w:ascii="Verdana" w:hAnsi="Verdana"/>
                <w:sz w:val="18"/>
                <w:szCs w:val="18"/>
              </w:rPr>
              <w:t>intentional connection to human tissue</w:t>
            </w:r>
          </w:p>
          <w:p w14:paraId="3DAE07A2" w14:textId="77777777" w:rsidR="004E3F7B" w:rsidRPr="009106C2" w:rsidRDefault="004E3F7B" w:rsidP="004E3F7B">
            <w:pPr>
              <w:pStyle w:val="ListParagraph"/>
              <w:numPr>
                <w:ilvl w:val="1"/>
                <w:numId w:val="43"/>
              </w:numPr>
              <w:spacing w:after="120"/>
              <w:rPr>
                <w:rFonts w:ascii="Verdana" w:hAnsi="Verdana"/>
                <w:sz w:val="18"/>
                <w:szCs w:val="18"/>
              </w:rPr>
            </w:pPr>
            <w:r w:rsidRPr="009106C2">
              <w:rPr>
                <w:rFonts w:ascii="Verdana" w:hAnsi="Verdana"/>
                <w:sz w:val="18"/>
                <w:szCs w:val="18"/>
              </w:rPr>
              <w:t>low impedance situation, e.g. wet conditions</w:t>
            </w:r>
          </w:p>
          <w:p w14:paraId="35F7C4BB" w14:textId="5867B9DA" w:rsidR="004E3F7B" w:rsidRPr="00DE603C" w:rsidRDefault="004E3F7B" w:rsidP="004E3F7B">
            <w:pPr>
              <w:pStyle w:val="ListParagraph"/>
              <w:numPr>
                <w:ilvl w:val="0"/>
                <w:numId w:val="71"/>
              </w:numPr>
              <w:spacing w:after="120"/>
              <w:rPr>
                <w:rFonts w:ascii="Verdana" w:hAnsi="Verdana"/>
                <w:sz w:val="18"/>
                <w:szCs w:val="18"/>
              </w:rPr>
            </w:pPr>
            <w:r w:rsidRPr="009106C2">
              <w:rPr>
                <w:rFonts w:ascii="Verdana" w:hAnsi="Verdana"/>
                <w:sz w:val="18"/>
                <w:szCs w:val="18"/>
              </w:rPr>
              <w:t>High risk experiments (high current, high voltage, rotating machines, energy storage etc.) should be checked by another competent person before first powering up.</w:t>
            </w:r>
          </w:p>
        </w:tc>
        <w:tc>
          <w:tcPr>
            <w:tcW w:w="915" w:type="dxa"/>
          </w:tcPr>
          <w:p w14:paraId="4313350C" w14:textId="17D94855" w:rsidR="004E3F7B" w:rsidRPr="00C3158E" w:rsidRDefault="75EDBEE2" w:rsidP="7B2D3064">
            <w:pPr>
              <w:rPr>
                <w:rFonts w:ascii="Verdana" w:hAnsi="Verdana"/>
                <w:sz w:val="18"/>
                <w:szCs w:val="18"/>
              </w:rPr>
            </w:pPr>
            <w:r w:rsidRPr="7B2D3064">
              <w:rPr>
                <w:rFonts w:ascii="Verdana" w:hAnsi="Verdana"/>
                <w:sz w:val="18"/>
                <w:szCs w:val="18"/>
              </w:rPr>
              <w:t>LOW</w:t>
            </w:r>
          </w:p>
          <w:p w14:paraId="7D4312A5" w14:textId="40B967F2" w:rsidR="004E3F7B" w:rsidRPr="00C3158E" w:rsidRDefault="004E3F7B" w:rsidP="7B2D3064">
            <w:pPr>
              <w:rPr>
                <w:szCs w:val="24"/>
              </w:rPr>
            </w:pPr>
          </w:p>
        </w:tc>
        <w:tc>
          <w:tcPr>
            <w:tcW w:w="910" w:type="dxa"/>
          </w:tcPr>
          <w:p w14:paraId="112F468B" w14:textId="4107352F" w:rsidR="004E3F7B" w:rsidRPr="00C643ED" w:rsidRDefault="004E3F7B" w:rsidP="004E3F7B">
            <w:pPr>
              <w:jc w:val="center"/>
              <w:rPr>
                <w:rFonts w:ascii="Verdana" w:hAnsi="Verdana"/>
                <w:sz w:val="18"/>
                <w:szCs w:val="18"/>
              </w:rPr>
            </w:pPr>
            <w:r w:rsidRPr="0DB5B7B3">
              <w:rPr>
                <w:rFonts w:ascii="Verdana" w:hAnsi="Verdana"/>
                <w:sz w:val="18"/>
                <w:szCs w:val="18"/>
              </w:rPr>
              <w:t>A</w:t>
            </w:r>
          </w:p>
        </w:tc>
      </w:tr>
      <w:tr w:rsidR="004E3F7B" w:rsidRPr="00CA2A38" w14:paraId="1AD79084" w14:textId="77777777" w:rsidTr="429B7F8B">
        <w:trPr>
          <w:jc w:val="center"/>
        </w:trPr>
        <w:tc>
          <w:tcPr>
            <w:tcW w:w="1623" w:type="dxa"/>
            <w:vMerge/>
          </w:tcPr>
          <w:p w14:paraId="0D84A969" w14:textId="77777777" w:rsidR="004E3F7B" w:rsidRPr="00C643ED" w:rsidRDefault="004E3F7B" w:rsidP="004E3F7B">
            <w:pPr>
              <w:spacing w:after="120"/>
              <w:rPr>
                <w:rFonts w:ascii="Verdana" w:hAnsi="Verdana"/>
                <w:sz w:val="18"/>
                <w:szCs w:val="18"/>
              </w:rPr>
            </w:pPr>
          </w:p>
        </w:tc>
        <w:tc>
          <w:tcPr>
            <w:tcW w:w="1767" w:type="dxa"/>
          </w:tcPr>
          <w:p w14:paraId="3563CE07" w14:textId="4C901461" w:rsidR="004E3F7B" w:rsidRPr="456BA5D8" w:rsidRDefault="004E3F7B" w:rsidP="004E3F7B">
            <w:pPr>
              <w:spacing w:after="120"/>
              <w:rPr>
                <w:rFonts w:ascii="Verdana" w:hAnsi="Verdana"/>
                <w:sz w:val="18"/>
                <w:szCs w:val="18"/>
              </w:rPr>
            </w:pPr>
            <w:r w:rsidRPr="0DB5B7B3">
              <w:rPr>
                <w:rFonts w:ascii="Verdana" w:hAnsi="Verdana"/>
                <w:sz w:val="18"/>
                <w:szCs w:val="18"/>
              </w:rPr>
              <w:t>Heat</w:t>
            </w:r>
          </w:p>
        </w:tc>
        <w:tc>
          <w:tcPr>
            <w:tcW w:w="2016" w:type="dxa"/>
          </w:tcPr>
          <w:p w14:paraId="4E6AB1F1" w14:textId="77777777" w:rsidR="004E3F7B" w:rsidRPr="00C3158E" w:rsidRDefault="004E3F7B" w:rsidP="004E3F7B">
            <w:pPr>
              <w:spacing w:after="120"/>
              <w:rPr>
                <w:rFonts w:ascii="Verdana" w:hAnsi="Verdana"/>
                <w:sz w:val="18"/>
                <w:szCs w:val="18"/>
              </w:rPr>
            </w:pPr>
            <w:r w:rsidRPr="0DB5B7B3">
              <w:rPr>
                <w:rFonts w:ascii="Verdana" w:hAnsi="Verdana"/>
                <w:sz w:val="18"/>
                <w:szCs w:val="18"/>
              </w:rPr>
              <w:t>User / Others in proximity / Visitors</w:t>
            </w:r>
          </w:p>
          <w:p w14:paraId="6E39492F" w14:textId="77777777" w:rsidR="004E3F7B" w:rsidRPr="00C3158E" w:rsidRDefault="004E3F7B" w:rsidP="004E3F7B">
            <w:pPr>
              <w:spacing w:after="120"/>
              <w:rPr>
                <w:rFonts w:ascii="Verdana" w:hAnsi="Verdana"/>
                <w:sz w:val="18"/>
                <w:szCs w:val="18"/>
              </w:rPr>
            </w:pPr>
          </w:p>
          <w:p w14:paraId="50E3B4D0" w14:textId="26B979BA" w:rsidR="004E3F7B" w:rsidRPr="00C643ED" w:rsidRDefault="004E3F7B" w:rsidP="004E3F7B">
            <w:pPr>
              <w:spacing w:after="120"/>
              <w:rPr>
                <w:rFonts w:ascii="Verdana" w:hAnsi="Verdana"/>
                <w:sz w:val="18"/>
                <w:szCs w:val="18"/>
              </w:rPr>
            </w:pPr>
            <w:r w:rsidRPr="0DB5B7B3">
              <w:rPr>
                <w:rFonts w:ascii="Verdana" w:hAnsi="Verdana"/>
                <w:sz w:val="18"/>
                <w:szCs w:val="18"/>
              </w:rPr>
              <w:t>Minor burns, fire</w:t>
            </w:r>
          </w:p>
        </w:tc>
        <w:tc>
          <w:tcPr>
            <w:tcW w:w="8640" w:type="dxa"/>
          </w:tcPr>
          <w:p w14:paraId="347F8C8B" w14:textId="77777777" w:rsidR="004E3F7B" w:rsidRPr="009106C2" w:rsidRDefault="004E3F7B" w:rsidP="004E3F7B">
            <w:pPr>
              <w:pStyle w:val="ListParagraph"/>
              <w:numPr>
                <w:ilvl w:val="0"/>
                <w:numId w:val="44"/>
              </w:numPr>
              <w:spacing w:after="120"/>
              <w:rPr>
                <w:rFonts w:ascii="Verdana" w:hAnsi="Verdana"/>
                <w:sz w:val="18"/>
                <w:szCs w:val="18"/>
              </w:rPr>
            </w:pPr>
            <w:r w:rsidRPr="009106C2">
              <w:rPr>
                <w:rFonts w:ascii="Verdana" w:hAnsi="Verdana"/>
                <w:sz w:val="18"/>
                <w:szCs w:val="18"/>
              </w:rPr>
              <w:t xml:space="preserve">User is trained and supervised until fully competent </w:t>
            </w:r>
          </w:p>
          <w:p w14:paraId="1C3F7E46" w14:textId="77777777" w:rsidR="004E3F7B" w:rsidRPr="009106C2" w:rsidRDefault="004E3F7B" w:rsidP="004E3F7B">
            <w:pPr>
              <w:pStyle w:val="ListParagraph"/>
              <w:numPr>
                <w:ilvl w:val="0"/>
                <w:numId w:val="44"/>
              </w:numPr>
              <w:spacing w:after="120"/>
              <w:rPr>
                <w:rFonts w:ascii="Verdana" w:hAnsi="Verdana"/>
                <w:sz w:val="18"/>
                <w:szCs w:val="18"/>
              </w:rPr>
            </w:pPr>
            <w:r w:rsidRPr="009106C2">
              <w:rPr>
                <w:rFonts w:ascii="Verdana" w:hAnsi="Verdana"/>
                <w:sz w:val="18"/>
                <w:szCs w:val="18"/>
              </w:rPr>
              <w:t>Keep area tidy and free from combustible or flammable materials</w:t>
            </w:r>
          </w:p>
          <w:p w14:paraId="4ADC0BBC" w14:textId="77777777" w:rsidR="004E3F7B" w:rsidRPr="009106C2" w:rsidRDefault="004E3F7B" w:rsidP="004E3F7B">
            <w:pPr>
              <w:pStyle w:val="ListParagraph"/>
              <w:numPr>
                <w:ilvl w:val="0"/>
                <w:numId w:val="44"/>
              </w:numPr>
              <w:spacing w:after="120"/>
              <w:rPr>
                <w:rFonts w:ascii="Verdana" w:hAnsi="Verdana"/>
                <w:sz w:val="18"/>
                <w:szCs w:val="18"/>
              </w:rPr>
            </w:pPr>
            <w:r w:rsidRPr="009106C2">
              <w:rPr>
                <w:rFonts w:ascii="Verdana" w:hAnsi="Verdana"/>
                <w:sz w:val="18"/>
                <w:szCs w:val="18"/>
              </w:rPr>
              <w:t>Exercise caution on first power-up. Limit supply current to just above expected level.</w:t>
            </w:r>
          </w:p>
          <w:p w14:paraId="76BB0FFF" w14:textId="77777777" w:rsidR="004E3F7B" w:rsidRPr="009106C2" w:rsidRDefault="004E3F7B" w:rsidP="004E3F7B">
            <w:pPr>
              <w:pStyle w:val="ListParagraph"/>
              <w:numPr>
                <w:ilvl w:val="0"/>
                <w:numId w:val="44"/>
              </w:numPr>
              <w:spacing w:after="120"/>
              <w:rPr>
                <w:rFonts w:ascii="Verdana" w:hAnsi="Verdana"/>
                <w:sz w:val="18"/>
                <w:szCs w:val="18"/>
              </w:rPr>
            </w:pPr>
            <w:r w:rsidRPr="009106C2">
              <w:rPr>
                <w:rFonts w:ascii="Verdana" w:hAnsi="Verdana"/>
                <w:sz w:val="18"/>
                <w:szCs w:val="18"/>
              </w:rPr>
              <w:t>Specific risk assessment required for circuits containing intentional heating elements and/or operating at &gt;70oC</w:t>
            </w:r>
          </w:p>
          <w:p w14:paraId="0161AEA3" w14:textId="77777777" w:rsidR="004E3F7B" w:rsidRPr="009106C2" w:rsidRDefault="004E3F7B" w:rsidP="004E3F7B">
            <w:pPr>
              <w:pStyle w:val="ListParagraph"/>
              <w:numPr>
                <w:ilvl w:val="0"/>
                <w:numId w:val="44"/>
              </w:numPr>
              <w:spacing w:after="120"/>
              <w:rPr>
                <w:rFonts w:ascii="Verdana" w:hAnsi="Verdana"/>
                <w:sz w:val="18"/>
                <w:szCs w:val="18"/>
              </w:rPr>
            </w:pPr>
            <w:r w:rsidRPr="009106C2">
              <w:rPr>
                <w:rFonts w:ascii="Verdana" w:hAnsi="Verdana"/>
                <w:sz w:val="18"/>
                <w:szCs w:val="18"/>
              </w:rPr>
              <w:t>Consider finger guards/covers when components/elements are expected to operate at above 48oC</w:t>
            </w:r>
          </w:p>
          <w:p w14:paraId="1B756694" w14:textId="77777777" w:rsidR="004E3F7B" w:rsidRPr="009106C2" w:rsidRDefault="004E3F7B" w:rsidP="004E3F7B">
            <w:pPr>
              <w:pStyle w:val="ListParagraph"/>
              <w:numPr>
                <w:ilvl w:val="0"/>
                <w:numId w:val="44"/>
              </w:numPr>
              <w:spacing w:after="120"/>
              <w:rPr>
                <w:rFonts w:ascii="Verdana" w:hAnsi="Verdana"/>
                <w:sz w:val="18"/>
                <w:szCs w:val="18"/>
              </w:rPr>
            </w:pPr>
            <w:r w:rsidRPr="009106C2">
              <w:rPr>
                <w:rFonts w:ascii="Verdana" w:hAnsi="Verdana"/>
                <w:sz w:val="18"/>
                <w:szCs w:val="18"/>
              </w:rPr>
              <w:t>Dump resistors might not be considered as a heating element but can quite easily reach &gt;100degC in a matter of minutes and therefore pose a significant risk if not caged.</w:t>
            </w:r>
          </w:p>
          <w:p w14:paraId="4A9C7A56" w14:textId="01ECFA90" w:rsidR="004E3F7B" w:rsidRPr="00DE603C" w:rsidRDefault="004E3F7B" w:rsidP="004E3F7B">
            <w:pPr>
              <w:pStyle w:val="ListParagraph"/>
              <w:numPr>
                <w:ilvl w:val="0"/>
                <w:numId w:val="71"/>
              </w:numPr>
              <w:spacing w:after="120"/>
              <w:rPr>
                <w:rFonts w:ascii="Verdana" w:hAnsi="Verdana"/>
                <w:sz w:val="18"/>
                <w:szCs w:val="18"/>
              </w:rPr>
            </w:pPr>
            <w:r w:rsidRPr="009106C2">
              <w:rPr>
                <w:rFonts w:ascii="Verdana" w:hAnsi="Verdana"/>
                <w:sz w:val="18"/>
                <w:szCs w:val="18"/>
              </w:rPr>
              <w:t>Consider signage to warn others of heat hazard</w:t>
            </w:r>
          </w:p>
        </w:tc>
        <w:tc>
          <w:tcPr>
            <w:tcW w:w="915" w:type="dxa"/>
          </w:tcPr>
          <w:p w14:paraId="42862445" w14:textId="17D94855" w:rsidR="004E3F7B" w:rsidRPr="00C3158E" w:rsidRDefault="3460E965" w:rsidP="7B2D3064">
            <w:pPr>
              <w:rPr>
                <w:rFonts w:ascii="Verdana" w:hAnsi="Verdana"/>
                <w:sz w:val="18"/>
                <w:szCs w:val="18"/>
              </w:rPr>
            </w:pPr>
            <w:r w:rsidRPr="7B2D3064">
              <w:rPr>
                <w:rFonts w:ascii="Verdana" w:hAnsi="Verdana"/>
                <w:sz w:val="18"/>
                <w:szCs w:val="18"/>
              </w:rPr>
              <w:t>LOW</w:t>
            </w:r>
          </w:p>
          <w:p w14:paraId="700E08DC" w14:textId="763BDCD3" w:rsidR="004E3F7B" w:rsidRPr="00C3158E" w:rsidRDefault="004E3F7B" w:rsidP="7B2D3064">
            <w:pPr>
              <w:rPr>
                <w:szCs w:val="24"/>
              </w:rPr>
            </w:pPr>
          </w:p>
        </w:tc>
        <w:tc>
          <w:tcPr>
            <w:tcW w:w="910" w:type="dxa"/>
          </w:tcPr>
          <w:p w14:paraId="6576D508" w14:textId="0800DC33" w:rsidR="004E3F7B" w:rsidRPr="00C643ED" w:rsidRDefault="004E3F7B" w:rsidP="004E3F7B">
            <w:pPr>
              <w:jc w:val="center"/>
              <w:rPr>
                <w:rFonts w:ascii="Verdana" w:hAnsi="Verdana"/>
                <w:sz w:val="18"/>
                <w:szCs w:val="18"/>
              </w:rPr>
            </w:pPr>
            <w:r w:rsidRPr="0DB5B7B3">
              <w:rPr>
                <w:rFonts w:ascii="Verdana" w:hAnsi="Verdana"/>
                <w:sz w:val="18"/>
                <w:szCs w:val="18"/>
              </w:rPr>
              <w:t>A</w:t>
            </w:r>
          </w:p>
        </w:tc>
      </w:tr>
      <w:tr w:rsidR="004E3F7B" w:rsidRPr="00CA2A38" w14:paraId="0C8D60DA" w14:textId="77777777" w:rsidTr="429B7F8B">
        <w:trPr>
          <w:jc w:val="center"/>
        </w:trPr>
        <w:tc>
          <w:tcPr>
            <w:tcW w:w="1623" w:type="dxa"/>
            <w:vMerge/>
          </w:tcPr>
          <w:p w14:paraId="3CD6E4FB" w14:textId="77777777" w:rsidR="004E3F7B" w:rsidRPr="00C643ED" w:rsidRDefault="004E3F7B" w:rsidP="004E3F7B">
            <w:pPr>
              <w:spacing w:after="120"/>
              <w:rPr>
                <w:rFonts w:ascii="Verdana" w:hAnsi="Verdana"/>
                <w:sz w:val="18"/>
                <w:szCs w:val="18"/>
              </w:rPr>
            </w:pPr>
          </w:p>
        </w:tc>
        <w:tc>
          <w:tcPr>
            <w:tcW w:w="1767" w:type="dxa"/>
          </w:tcPr>
          <w:p w14:paraId="1B1B35F8" w14:textId="240C3BC3" w:rsidR="004E3F7B" w:rsidRPr="456BA5D8" w:rsidRDefault="004E3F7B" w:rsidP="004E3F7B">
            <w:pPr>
              <w:spacing w:after="120"/>
              <w:rPr>
                <w:rFonts w:ascii="Verdana" w:hAnsi="Verdana"/>
                <w:sz w:val="18"/>
                <w:szCs w:val="18"/>
              </w:rPr>
            </w:pPr>
            <w:r w:rsidRPr="0DB5B7B3">
              <w:rPr>
                <w:rFonts w:ascii="Verdana" w:hAnsi="Verdana"/>
                <w:sz w:val="18"/>
                <w:szCs w:val="18"/>
              </w:rPr>
              <w:t>Component ejection</w:t>
            </w:r>
          </w:p>
        </w:tc>
        <w:tc>
          <w:tcPr>
            <w:tcW w:w="2016" w:type="dxa"/>
          </w:tcPr>
          <w:p w14:paraId="045D7A44" w14:textId="77777777" w:rsidR="004E3F7B" w:rsidRPr="00C3158E" w:rsidRDefault="004E3F7B" w:rsidP="004E3F7B">
            <w:pPr>
              <w:spacing w:after="120"/>
              <w:rPr>
                <w:rFonts w:ascii="Verdana" w:hAnsi="Verdana"/>
                <w:sz w:val="18"/>
                <w:szCs w:val="18"/>
              </w:rPr>
            </w:pPr>
            <w:r w:rsidRPr="0DB5B7B3">
              <w:rPr>
                <w:rFonts w:ascii="Verdana" w:hAnsi="Verdana"/>
                <w:sz w:val="18"/>
                <w:szCs w:val="18"/>
              </w:rPr>
              <w:t>User / Others in proximity / Visitors</w:t>
            </w:r>
          </w:p>
          <w:p w14:paraId="11282EB0" w14:textId="77777777" w:rsidR="004E3F7B" w:rsidRPr="00C3158E" w:rsidRDefault="004E3F7B" w:rsidP="004E3F7B">
            <w:pPr>
              <w:spacing w:after="120"/>
              <w:rPr>
                <w:rFonts w:ascii="Verdana" w:hAnsi="Verdana"/>
                <w:sz w:val="18"/>
                <w:szCs w:val="18"/>
              </w:rPr>
            </w:pPr>
          </w:p>
          <w:p w14:paraId="7DF23B30" w14:textId="4D93E151" w:rsidR="004E3F7B" w:rsidRPr="00C643ED" w:rsidRDefault="004E3F7B" w:rsidP="004E3F7B">
            <w:pPr>
              <w:spacing w:after="120"/>
              <w:rPr>
                <w:rFonts w:ascii="Verdana" w:hAnsi="Verdana"/>
                <w:sz w:val="18"/>
                <w:szCs w:val="18"/>
              </w:rPr>
            </w:pPr>
            <w:r w:rsidRPr="0DB5B7B3">
              <w:rPr>
                <w:rFonts w:ascii="Verdana" w:hAnsi="Verdana"/>
                <w:sz w:val="18"/>
                <w:szCs w:val="18"/>
              </w:rPr>
              <w:t>Minor burns, eye injury</w:t>
            </w:r>
          </w:p>
        </w:tc>
        <w:tc>
          <w:tcPr>
            <w:tcW w:w="8640" w:type="dxa"/>
          </w:tcPr>
          <w:p w14:paraId="3D37AFED" w14:textId="77777777" w:rsidR="004E3F7B" w:rsidRPr="00853111" w:rsidRDefault="004E3F7B" w:rsidP="004E3F7B">
            <w:pPr>
              <w:pStyle w:val="ListParagraph"/>
              <w:numPr>
                <w:ilvl w:val="0"/>
                <w:numId w:val="45"/>
              </w:numPr>
              <w:spacing w:after="120"/>
              <w:rPr>
                <w:rFonts w:ascii="Verdana" w:hAnsi="Verdana"/>
                <w:sz w:val="18"/>
                <w:szCs w:val="18"/>
              </w:rPr>
            </w:pPr>
            <w:r w:rsidRPr="00853111">
              <w:rPr>
                <w:rFonts w:ascii="Verdana" w:hAnsi="Verdana"/>
                <w:sz w:val="18"/>
                <w:szCs w:val="18"/>
              </w:rPr>
              <w:t xml:space="preserve">User is trained and supervised until fully competent </w:t>
            </w:r>
          </w:p>
          <w:p w14:paraId="1C64E639" w14:textId="77777777" w:rsidR="004E3F7B" w:rsidRPr="00853111" w:rsidRDefault="004E3F7B" w:rsidP="004E3F7B">
            <w:pPr>
              <w:pStyle w:val="ListParagraph"/>
              <w:numPr>
                <w:ilvl w:val="0"/>
                <w:numId w:val="45"/>
              </w:numPr>
              <w:spacing w:after="120"/>
              <w:rPr>
                <w:rFonts w:ascii="Verdana" w:hAnsi="Verdana"/>
                <w:sz w:val="18"/>
                <w:szCs w:val="18"/>
              </w:rPr>
            </w:pPr>
            <w:r w:rsidRPr="00853111">
              <w:rPr>
                <w:rFonts w:ascii="Verdana" w:hAnsi="Verdana"/>
                <w:sz w:val="18"/>
                <w:szCs w:val="18"/>
              </w:rPr>
              <w:t>Wear safety glasses</w:t>
            </w:r>
            <w:r>
              <w:rPr>
                <w:rFonts w:ascii="Verdana" w:hAnsi="Verdana"/>
                <w:sz w:val="18"/>
                <w:szCs w:val="18"/>
              </w:rPr>
              <w:t xml:space="preserve"> (</w:t>
            </w:r>
            <w:r w:rsidRPr="00243975">
              <w:rPr>
                <w:rFonts w:ascii="Verdana" w:hAnsi="Verdana"/>
                <w:sz w:val="18"/>
                <w:szCs w:val="18"/>
              </w:rPr>
              <w:t>EN 166:2001</w:t>
            </w:r>
            <w:r>
              <w:rPr>
                <w:rFonts w:ascii="Verdana" w:hAnsi="Verdana"/>
                <w:sz w:val="18"/>
                <w:szCs w:val="18"/>
              </w:rPr>
              <w:t xml:space="preserve">) </w:t>
            </w:r>
          </w:p>
          <w:p w14:paraId="65E0EB5A" w14:textId="77777777" w:rsidR="004E3F7B" w:rsidRPr="00853111" w:rsidRDefault="004E3F7B" w:rsidP="004E3F7B">
            <w:pPr>
              <w:pStyle w:val="ListParagraph"/>
              <w:numPr>
                <w:ilvl w:val="0"/>
                <w:numId w:val="45"/>
              </w:numPr>
              <w:spacing w:after="120"/>
              <w:rPr>
                <w:rFonts w:ascii="Verdana" w:hAnsi="Verdana"/>
                <w:sz w:val="18"/>
                <w:szCs w:val="18"/>
              </w:rPr>
            </w:pPr>
            <w:r w:rsidRPr="00853111">
              <w:rPr>
                <w:rFonts w:ascii="Verdana" w:hAnsi="Verdana"/>
                <w:sz w:val="18"/>
                <w:szCs w:val="18"/>
              </w:rPr>
              <w:t>Exercise caution on first power-up. Check for reverse connection of electrolytic capacitors before energising the circuit.</w:t>
            </w:r>
          </w:p>
          <w:p w14:paraId="00B1C2F3" w14:textId="77777777" w:rsidR="004E3F7B" w:rsidRPr="00853111" w:rsidRDefault="004E3F7B" w:rsidP="004E3F7B">
            <w:pPr>
              <w:pStyle w:val="ListParagraph"/>
              <w:numPr>
                <w:ilvl w:val="0"/>
                <w:numId w:val="45"/>
              </w:numPr>
              <w:spacing w:after="120"/>
              <w:rPr>
                <w:rFonts w:ascii="Verdana" w:hAnsi="Verdana"/>
                <w:sz w:val="18"/>
                <w:szCs w:val="18"/>
              </w:rPr>
            </w:pPr>
            <w:r w:rsidRPr="00853111">
              <w:rPr>
                <w:rFonts w:ascii="Verdana" w:hAnsi="Verdana"/>
                <w:sz w:val="18"/>
                <w:szCs w:val="18"/>
              </w:rPr>
              <w:t>Limit supply current to just above the expected level</w:t>
            </w:r>
          </w:p>
          <w:p w14:paraId="50D5A74F" w14:textId="3E90A34B" w:rsidR="004E3F7B" w:rsidRPr="00DE603C" w:rsidRDefault="004E3F7B" w:rsidP="004E3F7B">
            <w:pPr>
              <w:pStyle w:val="ListParagraph"/>
              <w:numPr>
                <w:ilvl w:val="0"/>
                <w:numId w:val="71"/>
              </w:numPr>
              <w:spacing w:after="120"/>
              <w:rPr>
                <w:rFonts w:ascii="Verdana" w:hAnsi="Verdana"/>
                <w:sz w:val="18"/>
                <w:szCs w:val="18"/>
              </w:rPr>
            </w:pPr>
            <w:r w:rsidRPr="00853111">
              <w:rPr>
                <w:rFonts w:ascii="Verdana" w:hAnsi="Verdana"/>
                <w:sz w:val="18"/>
                <w:szCs w:val="18"/>
              </w:rPr>
              <w:t>Avoid close visual inspection of an unproven circuit during the first few minutes of operation</w:t>
            </w:r>
          </w:p>
        </w:tc>
        <w:tc>
          <w:tcPr>
            <w:tcW w:w="915" w:type="dxa"/>
          </w:tcPr>
          <w:p w14:paraId="3080CF71" w14:textId="17D94855" w:rsidR="004E3F7B" w:rsidRPr="00C3158E" w:rsidRDefault="6DF543CC" w:rsidP="7B2D3064">
            <w:pPr>
              <w:rPr>
                <w:rFonts w:ascii="Verdana" w:hAnsi="Verdana"/>
                <w:sz w:val="18"/>
                <w:szCs w:val="18"/>
              </w:rPr>
            </w:pPr>
            <w:r w:rsidRPr="7B2D3064">
              <w:rPr>
                <w:rFonts w:ascii="Verdana" w:hAnsi="Verdana"/>
                <w:sz w:val="18"/>
                <w:szCs w:val="18"/>
              </w:rPr>
              <w:t>LOW</w:t>
            </w:r>
          </w:p>
          <w:p w14:paraId="2F8059BE" w14:textId="246F073B" w:rsidR="004E3F7B" w:rsidRPr="00C3158E" w:rsidRDefault="004E3F7B" w:rsidP="7B2D3064">
            <w:pPr>
              <w:rPr>
                <w:szCs w:val="24"/>
              </w:rPr>
            </w:pPr>
          </w:p>
        </w:tc>
        <w:tc>
          <w:tcPr>
            <w:tcW w:w="910" w:type="dxa"/>
          </w:tcPr>
          <w:p w14:paraId="69FF91E8" w14:textId="09BFEF0A" w:rsidR="004E3F7B" w:rsidRPr="00C643ED" w:rsidRDefault="004E3F7B" w:rsidP="004E3F7B">
            <w:pPr>
              <w:jc w:val="center"/>
              <w:rPr>
                <w:rFonts w:ascii="Verdana" w:hAnsi="Verdana"/>
                <w:sz w:val="18"/>
                <w:szCs w:val="18"/>
              </w:rPr>
            </w:pPr>
            <w:r w:rsidRPr="0DB5B7B3">
              <w:rPr>
                <w:rFonts w:ascii="Verdana" w:hAnsi="Verdana"/>
                <w:sz w:val="18"/>
                <w:szCs w:val="18"/>
              </w:rPr>
              <w:t>A</w:t>
            </w:r>
          </w:p>
        </w:tc>
      </w:tr>
      <w:tr w:rsidR="004E3F7B" w:rsidRPr="00CA2A38" w14:paraId="7A38A57A" w14:textId="77777777" w:rsidTr="429B7F8B">
        <w:trPr>
          <w:jc w:val="center"/>
        </w:trPr>
        <w:tc>
          <w:tcPr>
            <w:tcW w:w="1623" w:type="dxa"/>
            <w:vMerge w:val="restart"/>
          </w:tcPr>
          <w:p w14:paraId="092F4970" w14:textId="2E0C3C3B" w:rsidR="004E3F7B" w:rsidRPr="00A645CF" w:rsidRDefault="00E75601" w:rsidP="004E3F7B">
            <w:pPr>
              <w:rPr>
                <w:rFonts w:ascii="Verdana" w:hAnsi="Verdana"/>
                <w:sz w:val="18"/>
                <w:szCs w:val="18"/>
              </w:rPr>
            </w:pPr>
            <w:r>
              <w:rPr>
                <w:rFonts w:ascii="Verdana" w:hAnsi="Verdana"/>
                <w:sz w:val="18"/>
                <w:szCs w:val="18"/>
              </w:rPr>
              <w:t xml:space="preserve">Students </w:t>
            </w:r>
            <w:r w:rsidR="004E3F7B" w:rsidRPr="00A645CF">
              <w:rPr>
                <w:rFonts w:ascii="Verdana" w:hAnsi="Verdana"/>
                <w:sz w:val="18"/>
                <w:szCs w:val="18"/>
              </w:rPr>
              <w:t xml:space="preserve">Manual soldering </w:t>
            </w:r>
          </w:p>
          <w:p w14:paraId="76211265" w14:textId="77777777" w:rsidR="004E3F7B" w:rsidRPr="00A645CF" w:rsidRDefault="004E3F7B" w:rsidP="004E3F7B">
            <w:pPr>
              <w:rPr>
                <w:rFonts w:ascii="Verdana" w:hAnsi="Verdana"/>
                <w:sz w:val="18"/>
                <w:szCs w:val="18"/>
              </w:rPr>
            </w:pPr>
          </w:p>
          <w:p w14:paraId="6DCB9C2F" w14:textId="77777777" w:rsidR="004E3F7B" w:rsidRPr="00A645CF" w:rsidRDefault="004E3F7B" w:rsidP="004E3F7B">
            <w:pPr>
              <w:rPr>
                <w:rFonts w:ascii="Verdana" w:hAnsi="Verdana"/>
                <w:sz w:val="18"/>
                <w:szCs w:val="18"/>
              </w:rPr>
            </w:pPr>
            <w:r w:rsidRPr="00A645CF">
              <w:rPr>
                <w:rFonts w:ascii="Verdana" w:hAnsi="Verdana"/>
                <w:sz w:val="18"/>
                <w:szCs w:val="18"/>
              </w:rPr>
              <w:t>Creation of joints between wires or components using molten solder. The application requires the use of a hot (~370-420oC iron) usually mains powered.</w:t>
            </w:r>
          </w:p>
          <w:p w14:paraId="37339BB4" w14:textId="77777777" w:rsidR="004E3F7B" w:rsidRDefault="004E3F7B" w:rsidP="004E3F7B">
            <w:pPr>
              <w:rPr>
                <w:rFonts w:ascii="Verdana" w:hAnsi="Verdana"/>
                <w:sz w:val="18"/>
                <w:szCs w:val="18"/>
              </w:rPr>
            </w:pPr>
          </w:p>
          <w:p w14:paraId="51E92022" w14:textId="77777777" w:rsidR="004E3F7B" w:rsidRPr="00A533F7" w:rsidRDefault="004E3F7B" w:rsidP="004E3F7B">
            <w:pPr>
              <w:rPr>
                <w:rFonts w:ascii="Verdana" w:hAnsi="Verdana"/>
                <w:b/>
                <w:sz w:val="18"/>
                <w:szCs w:val="18"/>
              </w:rPr>
            </w:pPr>
            <w:r w:rsidRPr="00A533F7">
              <w:rPr>
                <w:rFonts w:ascii="Verdana" w:hAnsi="Verdana"/>
                <w:b/>
                <w:sz w:val="18"/>
                <w:szCs w:val="18"/>
              </w:rPr>
              <w:t>B=bespoke / W=work related</w:t>
            </w:r>
          </w:p>
          <w:p w14:paraId="778286B9" w14:textId="77777777" w:rsidR="004E3F7B" w:rsidRPr="00A645CF" w:rsidRDefault="004E3F7B" w:rsidP="004E3F7B">
            <w:pPr>
              <w:rPr>
                <w:rFonts w:ascii="Verdana" w:hAnsi="Verdana"/>
                <w:sz w:val="18"/>
                <w:szCs w:val="18"/>
              </w:rPr>
            </w:pPr>
          </w:p>
          <w:p w14:paraId="65776742" w14:textId="77777777" w:rsidR="004E3F7B" w:rsidRPr="00A645CF" w:rsidRDefault="004E3F7B" w:rsidP="004E3F7B">
            <w:pPr>
              <w:rPr>
                <w:rFonts w:ascii="Verdana" w:hAnsi="Verdana"/>
                <w:sz w:val="18"/>
                <w:szCs w:val="18"/>
              </w:rPr>
            </w:pPr>
          </w:p>
          <w:p w14:paraId="6C33022A" w14:textId="77777777" w:rsidR="004E3F7B" w:rsidRPr="00C643ED" w:rsidRDefault="004E3F7B" w:rsidP="004E3F7B">
            <w:pPr>
              <w:spacing w:after="120"/>
              <w:rPr>
                <w:rFonts w:ascii="Verdana" w:hAnsi="Verdana"/>
                <w:sz w:val="18"/>
                <w:szCs w:val="18"/>
              </w:rPr>
            </w:pPr>
          </w:p>
        </w:tc>
        <w:tc>
          <w:tcPr>
            <w:tcW w:w="1767" w:type="dxa"/>
          </w:tcPr>
          <w:p w14:paraId="7BE6E34A" w14:textId="30C13927" w:rsidR="004E3F7B" w:rsidRPr="0DB5B7B3" w:rsidRDefault="004E3F7B" w:rsidP="004E3F7B">
            <w:pPr>
              <w:spacing w:after="120"/>
              <w:rPr>
                <w:rFonts w:ascii="Verdana" w:hAnsi="Verdana"/>
                <w:sz w:val="18"/>
                <w:szCs w:val="18"/>
              </w:rPr>
            </w:pPr>
            <w:r w:rsidRPr="00A645CF">
              <w:rPr>
                <w:rFonts w:ascii="Verdana" w:hAnsi="Verdana"/>
                <w:sz w:val="18"/>
                <w:szCs w:val="18"/>
              </w:rPr>
              <w:t>Heat</w:t>
            </w:r>
          </w:p>
        </w:tc>
        <w:tc>
          <w:tcPr>
            <w:tcW w:w="2016" w:type="dxa"/>
          </w:tcPr>
          <w:p w14:paraId="7FBA4F67" w14:textId="77777777" w:rsidR="004E3F7B" w:rsidRPr="00C3158E" w:rsidRDefault="004E3F7B" w:rsidP="004E3F7B">
            <w:pPr>
              <w:spacing w:after="120"/>
              <w:rPr>
                <w:rFonts w:ascii="Verdana" w:hAnsi="Verdana"/>
                <w:sz w:val="18"/>
                <w:szCs w:val="18"/>
                <w:highlight w:val="yellow"/>
              </w:rPr>
            </w:pPr>
            <w:r w:rsidRPr="0DB5B7B3">
              <w:rPr>
                <w:rFonts w:ascii="Verdana" w:hAnsi="Verdana"/>
                <w:sz w:val="18"/>
                <w:szCs w:val="18"/>
              </w:rPr>
              <w:t xml:space="preserve">User / Visitors / Occupants of neighbouring areas </w:t>
            </w:r>
          </w:p>
          <w:p w14:paraId="63AA8C96" w14:textId="29851223" w:rsidR="004E3F7B" w:rsidRPr="0DB5B7B3" w:rsidRDefault="004E3F7B" w:rsidP="004E3F7B">
            <w:pPr>
              <w:spacing w:after="120"/>
              <w:rPr>
                <w:rFonts w:ascii="Verdana" w:hAnsi="Verdana"/>
                <w:sz w:val="18"/>
                <w:szCs w:val="18"/>
              </w:rPr>
            </w:pPr>
            <w:r w:rsidRPr="24676665">
              <w:rPr>
                <w:rFonts w:ascii="Verdana" w:hAnsi="Verdana"/>
                <w:sz w:val="18"/>
                <w:szCs w:val="18"/>
              </w:rPr>
              <w:t>Minor burns to skin, fire</w:t>
            </w:r>
          </w:p>
        </w:tc>
        <w:tc>
          <w:tcPr>
            <w:tcW w:w="8640" w:type="dxa"/>
          </w:tcPr>
          <w:p w14:paraId="71159BF5" w14:textId="77777777" w:rsidR="004E3F7B" w:rsidRPr="00853111" w:rsidRDefault="004E3F7B" w:rsidP="004E3F7B">
            <w:pPr>
              <w:pStyle w:val="ListParagraph"/>
              <w:numPr>
                <w:ilvl w:val="0"/>
                <w:numId w:val="46"/>
              </w:numPr>
              <w:spacing w:after="120"/>
              <w:rPr>
                <w:rFonts w:ascii="Verdana" w:hAnsi="Verdana"/>
                <w:sz w:val="18"/>
                <w:szCs w:val="18"/>
              </w:rPr>
            </w:pPr>
            <w:r w:rsidRPr="00853111">
              <w:rPr>
                <w:rFonts w:ascii="Verdana" w:hAnsi="Verdana"/>
                <w:sz w:val="18"/>
                <w:szCs w:val="18"/>
              </w:rPr>
              <w:t xml:space="preserve">User is trained and supervised until fully competent </w:t>
            </w:r>
          </w:p>
          <w:p w14:paraId="650CFEA3" w14:textId="77777777" w:rsidR="004E3F7B" w:rsidRDefault="004E3F7B" w:rsidP="004E3F7B">
            <w:pPr>
              <w:pStyle w:val="ListParagraph"/>
              <w:numPr>
                <w:ilvl w:val="0"/>
                <w:numId w:val="46"/>
              </w:numPr>
              <w:rPr>
                <w:rFonts w:ascii="Verdana" w:hAnsi="Verdana"/>
                <w:sz w:val="18"/>
                <w:szCs w:val="18"/>
              </w:rPr>
            </w:pPr>
            <w:r w:rsidRPr="00853111">
              <w:rPr>
                <w:rFonts w:ascii="Verdana" w:hAnsi="Verdana"/>
                <w:sz w:val="18"/>
                <w:szCs w:val="18"/>
              </w:rPr>
              <w:t>No soldering equipment should be left unattended while switched on and for a minute after switching off to allow to cool.</w:t>
            </w:r>
          </w:p>
          <w:p w14:paraId="3E919E23" w14:textId="77777777" w:rsidR="004E3F7B" w:rsidRDefault="004E3F7B" w:rsidP="004E3F7B">
            <w:pPr>
              <w:pStyle w:val="ListParagraph"/>
              <w:numPr>
                <w:ilvl w:val="0"/>
                <w:numId w:val="46"/>
              </w:numPr>
              <w:rPr>
                <w:rFonts w:ascii="Verdana" w:hAnsi="Verdana"/>
                <w:sz w:val="18"/>
                <w:szCs w:val="18"/>
              </w:rPr>
            </w:pPr>
            <w:r w:rsidRPr="00853111">
              <w:rPr>
                <w:rFonts w:ascii="Verdana" w:hAnsi="Verdana"/>
                <w:sz w:val="18"/>
                <w:szCs w:val="18"/>
              </w:rPr>
              <w:t>Anyone approaching soldering equipment should assume it is hot.</w:t>
            </w:r>
          </w:p>
          <w:p w14:paraId="736C8645" w14:textId="77777777" w:rsidR="004E3F7B" w:rsidRDefault="004E3F7B" w:rsidP="004E3F7B">
            <w:pPr>
              <w:pStyle w:val="ListParagraph"/>
              <w:numPr>
                <w:ilvl w:val="0"/>
                <w:numId w:val="46"/>
              </w:numPr>
              <w:rPr>
                <w:rFonts w:ascii="Verdana" w:hAnsi="Verdana"/>
                <w:sz w:val="18"/>
                <w:szCs w:val="18"/>
              </w:rPr>
            </w:pPr>
            <w:r w:rsidRPr="00853111">
              <w:rPr>
                <w:rFonts w:ascii="Verdana" w:hAnsi="Verdana"/>
                <w:sz w:val="18"/>
                <w:szCs w:val="18"/>
              </w:rPr>
              <w:t>0.11mm nitrile gloves can be worn to protect hands from spitting solder</w:t>
            </w:r>
          </w:p>
          <w:p w14:paraId="2567F1F0" w14:textId="77777777" w:rsidR="004E3F7B" w:rsidRDefault="004E3F7B" w:rsidP="004E3F7B">
            <w:pPr>
              <w:pStyle w:val="ListParagraph"/>
              <w:numPr>
                <w:ilvl w:val="0"/>
                <w:numId w:val="46"/>
              </w:numPr>
              <w:rPr>
                <w:rFonts w:ascii="Verdana" w:hAnsi="Verdana"/>
                <w:sz w:val="18"/>
                <w:szCs w:val="18"/>
              </w:rPr>
            </w:pPr>
            <w:r w:rsidRPr="00853111">
              <w:rPr>
                <w:rFonts w:ascii="Verdana" w:hAnsi="Verdana"/>
                <w:sz w:val="18"/>
                <w:szCs w:val="18"/>
              </w:rPr>
              <w:t>Solder away from combustible and flammable material</w:t>
            </w:r>
          </w:p>
          <w:p w14:paraId="1FB95B2E" w14:textId="77777777" w:rsidR="004E3F7B" w:rsidRDefault="004E3F7B" w:rsidP="004E3F7B">
            <w:pPr>
              <w:pStyle w:val="ListParagraph"/>
              <w:numPr>
                <w:ilvl w:val="0"/>
                <w:numId w:val="46"/>
              </w:numPr>
              <w:rPr>
                <w:rFonts w:ascii="Verdana" w:hAnsi="Verdana"/>
                <w:sz w:val="18"/>
                <w:szCs w:val="18"/>
              </w:rPr>
            </w:pPr>
            <w:r w:rsidRPr="00853111">
              <w:rPr>
                <w:rFonts w:ascii="Verdana" w:hAnsi="Verdana"/>
                <w:sz w:val="18"/>
                <w:szCs w:val="18"/>
              </w:rPr>
              <w:t>When not in use, soldering irons must be stored in the stands provided.</w:t>
            </w:r>
          </w:p>
          <w:p w14:paraId="20E03654" w14:textId="24EBC922" w:rsidR="004E3F7B" w:rsidRPr="00853111" w:rsidRDefault="004E3F7B" w:rsidP="004E3F7B">
            <w:pPr>
              <w:pStyle w:val="ListParagraph"/>
              <w:numPr>
                <w:ilvl w:val="0"/>
                <w:numId w:val="45"/>
              </w:numPr>
              <w:spacing w:after="120"/>
              <w:rPr>
                <w:rFonts w:ascii="Verdana" w:hAnsi="Verdana"/>
                <w:sz w:val="18"/>
                <w:szCs w:val="18"/>
              </w:rPr>
            </w:pPr>
            <w:r w:rsidRPr="00853111">
              <w:rPr>
                <w:rFonts w:ascii="Verdana" w:hAnsi="Verdana"/>
                <w:sz w:val="18"/>
                <w:szCs w:val="18"/>
              </w:rPr>
              <w:t xml:space="preserve">Cold water or burn gel should be applied immediately to all soldering iron burns and first aider called to assist. </w:t>
            </w:r>
          </w:p>
        </w:tc>
        <w:tc>
          <w:tcPr>
            <w:tcW w:w="915" w:type="dxa"/>
          </w:tcPr>
          <w:p w14:paraId="08285F50" w14:textId="00F3112F" w:rsidR="4535F939" w:rsidRDefault="4535F939" w:rsidP="2C38EE46">
            <w:pPr>
              <w:spacing w:line="259" w:lineRule="auto"/>
              <w:rPr>
                <w:szCs w:val="24"/>
              </w:rPr>
            </w:pPr>
            <w:r w:rsidRPr="2C38EE46">
              <w:rPr>
                <w:rFonts w:ascii="Verdana" w:hAnsi="Verdana"/>
                <w:sz w:val="18"/>
                <w:szCs w:val="18"/>
              </w:rPr>
              <w:t>LOW</w:t>
            </w:r>
          </w:p>
          <w:p w14:paraId="5490F434" w14:textId="731889D8" w:rsidR="004E3F7B" w:rsidRPr="0DB5B7B3" w:rsidRDefault="004E3F7B" w:rsidP="7B2D3064">
            <w:pPr>
              <w:rPr>
                <w:szCs w:val="24"/>
              </w:rPr>
            </w:pPr>
          </w:p>
        </w:tc>
        <w:tc>
          <w:tcPr>
            <w:tcW w:w="910" w:type="dxa"/>
          </w:tcPr>
          <w:p w14:paraId="57F557DD" w14:textId="1CB2A209" w:rsidR="004E3F7B" w:rsidRPr="0DB5B7B3" w:rsidRDefault="004E3F7B" w:rsidP="004E3F7B">
            <w:pPr>
              <w:jc w:val="center"/>
              <w:rPr>
                <w:rFonts w:ascii="Verdana" w:hAnsi="Verdana"/>
                <w:sz w:val="18"/>
                <w:szCs w:val="18"/>
              </w:rPr>
            </w:pPr>
            <w:r w:rsidRPr="00A645CF">
              <w:rPr>
                <w:rFonts w:ascii="Verdana" w:hAnsi="Verdana"/>
                <w:sz w:val="18"/>
                <w:szCs w:val="18"/>
              </w:rPr>
              <w:t>A</w:t>
            </w:r>
          </w:p>
        </w:tc>
      </w:tr>
      <w:tr w:rsidR="004E3F7B" w:rsidRPr="00CA2A38" w14:paraId="6008F9C0" w14:textId="77777777" w:rsidTr="429B7F8B">
        <w:trPr>
          <w:jc w:val="center"/>
        </w:trPr>
        <w:tc>
          <w:tcPr>
            <w:tcW w:w="1623" w:type="dxa"/>
            <w:vMerge/>
          </w:tcPr>
          <w:p w14:paraId="03C049D3" w14:textId="77777777" w:rsidR="004E3F7B" w:rsidRPr="00C643ED" w:rsidRDefault="004E3F7B" w:rsidP="004E3F7B">
            <w:pPr>
              <w:spacing w:after="120"/>
              <w:rPr>
                <w:rFonts w:ascii="Verdana" w:hAnsi="Verdana"/>
                <w:sz w:val="18"/>
                <w:szCs w:val="18"/>
              </w:rPr>
            </w:pPr>
          </w:p>
        </w:tc>
        <w:tc>
          <w:tcPr>
            <w:tcW w:w="1767" w:type="dxa"/>
          </w:tcPr>
          <w:p w14:paraId="02DCDB54" w14:textId="0BFEEB65" w:rsidR="004E3F7B" w:rsidRPr="0DB5B7B3" w:rsidRDefault="004E3F7B" w:rsidP="004E3F7B">
            <w:pPr>
              <w:spacing w:after="120"/>
              <w:rPr>
                <w:rFonts w:ascii="Verdana" w:hAnsi="Verdana"/>
                <w:sz w:val="18"/>
                <w:szCs w:val="18"/>
              </w:rPr>
            </w:pPr>
            <w:r w:rsidRPr="24676665">
              <w:rPr>
                <w:rFonts w:ascii="Verdana" w:hAnsi="Verdana"/>
                <w:sz w:val="18"/>
                <w:szCs w:val="18"/>
              </w:rPr>
              <w:t>Collophony or rosin based solders</w:t>
            </w:r>
          </w:p>
        </w:tc>
        <w:tc>
          <w:tcPr>
            <w:tcW w:w="2016" w:type="dxa"/>
          </w:tcPr>
          <w:p w14:paraId="4D99370A" w14:textId="77777777" w:rsidR="004E3F7B" w:rsidRPr="00C3158E" w:rsidRDefault="004E3F7B" w:rsidP="004E3F7B">
            <w:pPr>
              <w:spacing w:after="120"/>
              <w:rPr>
                <w:rFonts w:ascii="Verdana" w:hAnsi="Verdana"/>
                <w:sz w:val="18"/>
                <w:szCs w:val="18"/>
                <w:highlight w:val="yellow"/>
              </w:rPr>
            </w:pPr>
            <w:r w:rsidRPr="0DB5B7B3">
              <w:rPr>
                <w:rFonts w:ascii="Verdana" w:hAnsi="Verdana"/>
                <w:sz w:val="18"/>
                <w:szCs w:val="18"/>
              </w:rPr>
              <w:t>All users in lab</w:t>
            </w:r>
          </w:p>
          <w:p w14:paraId="6DD6D76A" w14:textId="09E16110" w:rsidR="004E3F7B" w:rsidRPr="0DB5B7B3" w:rsidRDefault="004E3F7B" w:rsidP="004E3F7B">
            <w:pPr>
              <w:spacing w:after="120"/>
              <w:rPr>
                <w:rFonts w:ascii="Verdana" w:hAnsi="Verdana"/>
                <w:sz w:val="18"/>
                <w:szCs w:val="18"/>
              </w:rPr>
            </w:pPr>
            <w:r w:rsidRPr="24676665">
              <w:rPr>
                <w:rFonts w:ascii="Verdana" w:hAnsi="Verdana"/>
                <w:sz w:val="18"/>
                <w:szCs w:val="18"/>
              </w:rPr>
              <w:t>Risk of asthma from Rosin</w:t>
            </w:r>
            <w:r>
              <w:rPr>
                <w:rFonts w:ascii="Verdana" w:hAnsi="Verdana"/>
                <w:sz w:val="18"/>
                <w:szCs w:val="18"/>
              </w:rPr>
              <w:t xml:space="preserve"> exposure</w:t>
            </w:r>
          </w:p>
        </w:tc>
        <w:tc>
          <w:tcPr>
            <w:tcW w:w="8640" w:type="dxa"/>
          </w:tcPr>
          <w:p w14:paraId="265561E7"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The use of rosin-based solders and fluxes should be limited and require registration with occupational health by emailing the lab screen questionnaire to millocchealth@manchester.ac.uk (ask the Safety Advisor for a copy) </w:t>
            </w:r>
          </w:p>
          <w:p w14:paraId="3499B283"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The use of local fume extraction is required when using rosin-based fluxes; or when using alternative fluxes for more than a few minutes a day, according to HSE guidance </w:t>
            </w:r>
          </w:p>
          <w:p w14:paraId="07620C08"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If using extraction, do not begin task unless you have confirmed that the equipment is working. Ensure Allianz inspection is up to date. </w:t>
            </w:r>
          </w:p>
          <w:p w14:paraId="57744A79"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No need for LEV extraction </w:t>
            </w:r>
            <w:r>
              <w:rPr>
                <w:rFonts w:ascii="Verdana" w:hAnsi="Verdana"/>
                <w:sz w:val="18"/>
                <w:szCs w:val="18"/>
              </w:rPr>
              <w:t xml:space="preserve">if using lead and rosin free solder and less than a few mins a day when </w:t>
            </w:r>
            <w:r w:rsidRPr="008F6159">
              <w:rPr>
                <w:rFonts w:ascii="Verdana" w:hAnsi="Verdana"/>
                <w:sz w:val="18"/>
                <w:szCs w:val="18"/>
              </w:rPr>
              <w:t>testing requires soldering of testing leads, ensure good natural ventilation</w:t>
            </w:r>
          </w:p>
          <w:p w14:paraId="2359ED4F"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Label </w:t>
            </w:r>
            <w:r>
              <w:rPr>
                <w:rFonts w:ascii="Verdana" w:hAnsi="Verdana"/>
                <w:sz w:val="18"/>
                <w:szCs w:val="18"/>
              </w:rPr>
              <w:t>substances</w:t>
            </w:r>
            <w:r w:rsidRPr="008F6159">
              <w:rPr>
                <w:rFonts w:ascii="Verdana" w:hAnsi="Verdana"/>
                <w:sz w:val="18"/>
                <w:szCs w:val="18"/>
              </w:rPr>
              <w:t xml:space="preserve"> clearly and decontaminate work area regularly  </w:t>
            </w:r>
          </w:p>
          <w:p w14:paraId="4BF1B203"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Wash hand before leaving the lab </w:t>
            </w:r>
          </w:p>
          <w:p w14:paraId="1246ED6B" w14:textId="77777777" w:rsidR="004E3F7B" w:rsidRDefault="004E3F7B" w:rsidP="004E3F7B">
            <w:pPr>
              <w:pStyle w:val="ListParagraph"/>
              <w:numPr>
                <w:ilvl w:val="0"/>
                <w:numId w:val="47"/>
              </w:numPr>
              <w:rPr>
                <w:rFonts w:ascii="Verdana" w:hAnsi="Verdana"/>
                <w:sz w:val="18"/>
                <w:szCs w:val="18"/>
              </w:rPr>
            </w:pPr>
            <w:r w:rsidRPr="008F6159">
              <w:rPr>
                <w:rFonts w:ascii="Verdana" w:hAnsi="Verdana"/>
                <w:sz w:val="18"/>
                <w:szCs w:val="18"/>
              </w:rPr>
              <w:t xml:space="preserve">Keep away from food and drink areas </w:t>
            </w:r>
          </w:p>
          <w:p w14:paraId="6612FCA9" w14:textId="460ECA8F" w:rsidR="004E3F7B" w:rsidRPr="00853111" w:rsidRDefault="004E3F7B" w:rsidP="004E3F7B">
            <w:pPr>
              <w:pStyle w:val="ListParagraph"/>
              <w:numPr>
                <w:ilvl w:val="0"/>
                <w:numId w:val="45"/>
              </w:numPr>
              <w:spacing w:after="120"/>
              <w:rPr>
                <w:rFonts w:ascii="Verdana" w:hAnsi="Verdana"/>
                <w:sz w:val="18"/>
                <w:szCs w:val="18"/>
              </w:rPr>
            </w:pPr>
            <w:r w:rsidRPr="008F6159">
              <w:rPr>
                <w:rFonts w:ascii="Verdana" w:hAnsi="Verdana"/>
                <w:sz w:val="18"/>
                <w:szCs w:val="18"/>
              </w:rPr>
              <w:t>Add to labcup</w:t>
            </w:r>
          </w:p>
        </w:tc>
        <w:tc>
          <w:tcPr>
            <w:tcW w:w="915" w:type="dxa"/>
          </w:tcPr>
          <w:p w14:paraId="0173D99B" w14:textId="0F92E6D9" w:rsidR="004E3F7B" w:rsidRPr="0DB5B7B3" w:rsidRDefault="7D2D7D60" w:rsidP="7B2D3064">
            <w:pPr>
              <w:spacing w:line="259" w:lineRule="auto"/>
              <w:rPr>
                <w:szCs w:val="24"/>
              </w:rPr>
            </w:pPr>
            <w:r w:rsidRPr="7B2D3064">
              <w:rPr>
                <w:rFonts w:ascii="Verdana" w:hAnsi="Verdana"/>
                <w:sz w:val="18"/>
                <w:szCs w:val="18"/>
              </w:rPr>
              <w:t>MED</w:t>
            </w:r>
          </w:p>
        </w:tc>
        <w:tc>
          <w:tcPr>
            <w:tcW w:w="910" w:type="dxa"/>
          </w:tcPr>
          <w:p w14:paraId="546FCC99" w14:textId="2DC83480" w:rsidR="004E3F7B" w:rsidRPr="0DB5B7B3" w:rsidRDefault="004E3F7B" w:rsidP="004E3F7B">
            <w:pPr>
              <w:jc w:val="center"/>
              <w:rPr>
                <w:rFonts w:ascii="Verdana" w:hAnsi="Verdana"/>
                <w:sz w:val="18"/>
                <w:szCs w:val="18"/>
              </w:rPr>
            </w:pPr>
            <w:r w:rsidRPr="00A645CF">
              <w:rPr>
                <w:rFonts w:ascii="Verdana" w:hAnsi="Verdana"/>
                <w:sz w:val="18"/>
                <w:szCs w:val="18"/>
              </w:rPr>
              <w:t>A</w:t>
            </w:r>
          </w:p>
        </w:tc>
      </w:tr>
      <w:tr w:rsidR="004E3F7B" w:rsidRPr="00CA2A38" w14:paraId="5AD75B5D" w14:textId="77777777" w:rsidTr="429B7F8B">
        <w:trPr>
          <w:jc w:val="center"/>
        </w:trPr>
        <w:tc>
          <w:tcPr>
            <w:tcW w:w="1623" w:type="dxa"/>
            <w:vMerge/>
          </w:tcPr>
          <w:p w14:paraId="19C5C2AF" w14:textId="77777777" w:rsidR="004E3F7B" w:rsidRPr="00C643ED" w:rsidRDefault="004E3F7B" w:rsidP="004E3F7B">
            <w:pPr>
              <w:spacing w:after="120"/>
              <w:rPr>
                <w:rFonts w:ascii="Verdana" w:hAnsi="Verdana"/>
                <w:sz w:val="18"/>
                <w:szCs w:val="18"/>
              </w:rPr>
            </w:pPr>
          </w:p>
        </w:tc>
        <w:tc>
          <w:tcPr>
            <w:tcW w:w="1767" w:type="dxa"/>
          </w:tcPr>
          <w:p w14:paraId="52CA846C" w14:textId="7492D123" w:rsidR="004E3F7B" w:rsidRPr="0DB5B7B3" w:rsidRDefault="004E3F7B" w:rsidP="004E3F7B">
            <w:pPr>
              <w:spacing w:after="120"/>
              <w:rPr>
                <w:rFonts w:ascii="Verdana" w:hAnsi="Verdana"/>
                <w:sz w:val="18"/>
                <w:szCs w:val="18"/>
              </w:rPr>
            </w:pPr>
            <w:r>
              <w:rPr>
                <w:rStyle w:val="normaltextrun"/>
                <w:rFonts w:ascii="Verdana" w:hAnsi="Verdana"/>
                <w:color w:val="000000"/>
                <w:sz w:val="18"/>
                <w:szCs w:val="18"/>
                <w:shd w:val="clear" w:color="auto" w:fill="FFFFFF"/>
              </w:rPr>
              <w:t>Solder pastes and fluxes</w:t>
            </w:r>
            <w:r>
              <w:rPr>
                <w:rStyle w:val="eop"/>
                <w:rFonts w:ascii="Verdana" w:hAnsi="Verdana"/>
                <w:color w:val="000000"/>
                <w:sz w:val="18"/>
                <w:szCs w:val="18"/>
                <w:shd w:val="clear" w:color="auto" w:fill="FFFFFF"/>
              </w:rPr>
              <w:t> </w:t>
            </w:r>
          </w:p>
        </w:tc>
        <w:tc>
          <w:tcPr>
            <w:tcW w:w="2016" w:type="dxa"/>
          </w:tcPr>
          <w:p w14:paraId="3F6E2639" w14:textId="77777777" w:rsidR="004E3F7B" w:rsidRDefault="004E3F7B" w:rsidP="004E3F7B">
            <w:pPr>
              <w:spacing w:after="120"/>
              <w:rPr>
                <w:rStyle w:val="normaltextrun"/>
                <w:rFonts w:ascii="Verdana" w:hAnsi="Verdana"/>
                <w:color w:val="000000"/>
                <w:sz w:val="18"/>
                <w:szCs w:val="18"/>
                <w:shd w:val="clear" w:color="auto" w:fill="FFFFFF"/>
              </w:rPr>
            </w:pPr>
            <w:r>
              <w:rPr>
                <w:rStyle w:val="normaltextrun"/>
                <w:rFonts w:ascii="Verdana" w:hAnsi="Verdana"/>
                <w:color w:val="000000"/>
                <w:sz w:val="18"/>
                <w:szCs w:val="18"/>
                <w:shd w:val="clear" w:color="auto" w:fill="FFFFFF"/>
              </w:rPr>
              <w:t>All users in lab</w:t>
            </w:r>
          </w:p>
          <w:p w14:paraId="3E46FCB3" w14:textId="7FBD31F1" w:rsidR="004E3F7B" w:rsidRPr="0DB5B7B3" w:rsidRDefault="004E3F7B" w:rsidP="004E3F7B">
            <w:pPr>
              <w:spacing w:after="120"/>
              <w:rPr>
                <w:rFonts w:ascii="Verdana" w:hAnsi="Verdana"/>
                <w:sz w:val="18"/>
                <w:szCs w:val="18"/>
              </w:rPr>
            </w:pPr>
            <w:r>
              <w:rPr>
                <w:rStyle w:val="normaltextrun"/>
                <w:rFonts w:ascii="Verdana" w:hAnsi="Verdana"/>
                <w:color w:val="000000"/>
                <w:sz w:val="18"/>
                <w:szCs w:val="18"/>
                <w:shd w:val="clear" w:color="auto" w:fill="FFFFFF"/>
              </w:rPr>
              <w:t>Risk of allergic contact dermatitis </w:t>
            </w:r>
            <w:r>
              <w:rPr>
                <w:rStyle w:val="eop"/>
                <w:rFonts w:ascii="Verdana" w:hAnsi="Verdana"/>
                <w:color w:val="000000"/>
                <w:sz w:val="18"/>
                <w:szCs w:val="18"/>
                <w:shd w:val="clear" w:color="auto" w:fill="FFFFFF"/>
              </w:rPr>
              <w:t> </w:t>
            </w:r>
          </w:p>
        </w:tc>
        <w:tc>
          <w:tcPr>
            <w:tcW w:w="8640" w:type="dxa"/>
          </w:tcPr>
          <w:p w14:paraId="1831F792" w14:textId="77777777" w:rsidR="004E3F7B" w:rsidRPr="00D3451D" w:rsidRDefault="004E3F7B" w:rsidP="004E3F7B">
            <w:pPr>
              <w:pStyle w:val="ListParagraph"/>
              <w:numPr>
                <w:ilvl w:val="0"/>
                <w:numId w:val="47"/>
              </w:numPr>
              <w:rPr>
                <w:rFonts w:ascii="Verdana" w:hAnsi="Verdana"/>
                <w:sz w:val="18"/>
                <w:szCs w:val="18"/>
              </w:rPr>
            </w:pPr>
            <w:r w:rsidRPr="00D3451D">
              <w:rPr>
                <w:rFonts w:ascii="Verdana" w:hAnsi="Verdana"/>
                <w:sz w:val="18"/>
                <w:szCs w:val="18"/>
              </w:rPr>
              <w:t xml:space="preserve">The use of solders and fluxes that cause allergic contact dermatitis should be limited and require registration with occupational health by emailing the lab screen questionnaire to millocchealth@manchester.ac.uk (ask the Safety Advisor for a copy) </w:t>
            </w:r>
          </w:p>
          <w:p w14:paraId="4FF349D2" w14:textId="77777777" w:rsidR="004E3F7B" w:rsidRPr="00D3451D" w:rsidRDefault="004E3F7B" w:rsidP="004E3F7B">
            <w:pPr>
              <w:pStyle w:val="ListParagraph"/>
              <w:numPr>
                <w:ilvl w:val="0"/>
                <w:numId w:val="47"/>
              </w:numPr>
              <w:rPr>
                <w:rFonts w:ascii="Verdana" w:hAnsi="Verdana"/>
                <w:sz w:val="18"/>
                <w:szCs w:val="18"/>
              </w:rPr>
            </w:pPr>
            <w:r w:rsidRPr="00D3451D">
              <w:rPr>
                <w:rFonts w:ascii="Verdana" w:hAnsi="Verdana"/>
                <w:sz w:val="18"/>
                <w:szCs w:val="18"/>
              </w:rPr>
              <w:t xml:space="preserve">0.11mm nitrile gloves should be worn to protect skin from contact </w:t>
            </w:r>
          </w:p>
          <w:p w14:paraId="4363D674" w14:textId="77777777" w:rsidR="004E3F7B" w:rsidRPr="00D3451D" w:rsidRDefault="004E3F7B" w:rsidP="004E3F7B">
            <w:pPr>
              <w:pStyle w:val="ListParagraph"/>
              <w:numPr>
                <w:ilvl w:val="0"/>
                <w:numId w:val="47"/>
              </w:numPr>
              <w:rPr>
                <w:rFonts w:ascii="Verdana" w:hAnsi="Verdana"/>
                <w:sz w:val="18"/>
                <w:szCs w:val="18"/>
              </w:rPr>
            </w:pPr>
            <w:r w:rsidRPr="00D3451D">
              <w:rPr>
                <w:rFonts w:ascii="Verdana" w:hAnsi="Verdana"/>
                <w:sz w:val="18"/>
                <w:szCs w:val="18"/>
              </w:rPr>
              <w:t xml:space="preserve">Label bottles clearly and decontaminate work area regularly  </w:t>
            </w:r>
          </w:p>
          <w:p w14:paraId="6826FFD2" w14:textId="77777777" w:rsidR="004E3F7B" w:rsidRPr="00D3451D" w:rsidRDefault="004E3F7B" w:rsidP="004E3F7B">
            <w:pPr>
              <w:pStyle w:val="ListParagraph"/>
              <w:numPr>
                <w:ilvl w:val="0"/>
                <w:numId w:val="47"/>
              </w:numPr>
              <w:rPr>
                <w:rFonts w:ascii="Verdana" w:hAnsi="Verdana"/>
                <w:sz w:val="18"/>
                <w:szCs w:val="18"/>
              </w:rPr>
            </w:pPr>
            <w:r w:rsidRPr="00D3451D">
              <w:rPr>
                <w:rFonts w:ascii="Verdana" w:hAnsi="Verdana"/>
                <w:sz w:val="18"/>
                <w:szCs w:val="18"/>
              </w:rPr>
              <w:t xml:space="preserve">Wash hand before leaving the lab </w:t>
            </w:r>
          </w:p>
          <w:p w14:paraId="3B3119C5" w14:textId="77777777" w:rsidR="004E3F7B" w:rsidRPr="00D3451D" w:rsidRDefault="004E3F7B" w:rsidP="004E3F7B">
            <w:pPr>
              <w:pStyle w:val="ListParagraph"/>
              <w:numPr>
                <w:ilvl w:val="0"/>
                <w:numId w:val="47"/>
              </w:numPr>
              <w:rPr>
                <w:rFonts w:ascii="Verdana" w:hAnsi="Verdana"/>
                <w:sz w:val="18"/>
                <w:szCs w:val="18"/>
              </w:rPr>
            </w:pPr>
            <w:r w:rsidRPr="00D3451D">
              <w:rPr>
                <w:rFonts w:ascii="Verdana" w:hAnsi="Verdana"/>
                <w:sz w:val="18"/>
                <w:szCs w:val="18"/>
              </w:rPr>
              <w:t xml:space="preserve">Keep away from food and drink areas </w:t>
            </w:r>
          </w:p>
          <w:p w14:paraId="44593439" w14:textId="65B6656B" w:rsidR="004E3F7B" w:rsidRPr="00853111" w:rsidRDefault="004E3F7B" w:rsidP="004E3F7B">
            <w:pPr>
              <w:pStyle w:val="ListParagraph"/>
              <w:numPr>
                <w:ilvl w:val="0"/>
                <w:numId w:val="45"/>
              </w:numPr>
              <w:spacing w:after="120"/>
              <w:rPr>
                <w:rFonts w:ascii="Verdana" w:hAnsi="Verdana"/>
                <w:sz w:val="18"/>
                <w:szCs w:val="18"/>
              </w:rPr>
            </w:pPr>
            <w:r w:rsidRPr="00D3451D">
              <w:rPr>
                <w:rFonts w:ascii="Verdana" w:hAnsi="Verdana"/>
                <w:sz w:val="18"/>
                <w:szCs w:val="18"/>
              </w:rPr>
              <w:t xml:space="preserve">Add to labcup </w:t>
            </w:r>
          </w:p>
        </w:tc>
        <w:tc>
          <w:tcPr>
            <w:tcW w:w="915" w:type="dxa"/>
          </w:tcPr>
          <w:p w14:paraId="2D353657" w14:textId="698201A1" w:rsidR="004E3F7B" w:rsidRPr="0DB5B7B3" w:rsidRDefault="20A35132" w:rsidP="7B2D3064">
            <w:pPr>
              <w:spacing w:line="259" w:lineRule="auto"/>
              <w:rPr>
                <w:szCs w:val="24"/>
              </w:rPr>
            </w:pPr>
            <w:r w:rsidRPr="7B2D3064">
              <w:rPr>
                <w:rFonts w:ascii="Verdana" w:hAnsi="Verdana"/>
                <w:sz w:val="18"/>
                <w:szCs w:val="18"/>
              </w:rPr>
              <w:t>MED</w:t>
            </w:r>
          </w:p>
        </w:tc>
        <w:tc>
          <w:tcPr>
            <w:tcW w:w="910" w:type="dxa"/>
          </w:tcPr>
          <w:p w14:paraId="6D7273F4" w14:textId="209C0066" w:rsidR="004E3F7B" w:rsidRPr="0DB5B7B3" w:rsidRDefault="004E3F7B" w:rsidP="004E3F7B">
            <w:pPr>
              <w:jc w:val="center"/>
              <w:rPr>
                <w:rFonts w:ascii="Verdana" w:hAnsi="Verdana"/>
                <w:sz w:val="18"/>
                <w:szCs w:val="18"/>
              </w:rPr>
            </w:pPr>
            <w:r>
              <w:rPr>
                <w:rFonts w:ascii="Verdana" w:hAnsi="Verdana"/>
                <w:sz w:val="18"/>
                <w:szCs w:val="18"/>
              </w:rPr>
              <w:t>A</w:t>
            </w:r>
          </w:p>
        </w:tc>
      </w:tr>
      <w:tr w:rsidR="004E3F7B" w:rsidRPr="00CA2A38" w14:paraId="4C17F8E3" w14:textId="77777777" w:rsidTr="429B7F8B">
        <w:trPr>
          <w:jc w:val="center"/>
        </w:trPr>
        <w:tc>
          <w:tcPr>
            <w:tcW w:w="1623" w:type="dxa"/>
            <w:vMerge/>
          </w:tcPr>
          <w:p w14:paraId="06F7578B" w14:textId="77777777" w:rsidR="004E3F7B" w:rsidRPr="00C643ED" w:rsidRDefault="004E3F7B" w:rsidP="004E3F7B">
            <w:pPr>
              <w:spacing w:after="120"/>
              <w:rPr>
                <w:rFonts w:ascii="Verdana" w:hAnsi="Verdana"/>
                <w:sz w:val="18"/>
                <w:szCs w:val="18"/>
              </w:rPr>
            </w:pPr>
          </w:p>
        </w:tc>
        <w:tc>
          <w:tcPr>
            <w:tcW w:w="1767" w:type="dxa"/>
          </w:tcPr>
          <w:p w14:paraId="59E6182E" w14:textId="1BC81915" w:rsidR="004E3F7B" w:rsidRPr="0DB5B7B3" w:rsidRDefault="004E3F7B" w:rsidP="004E3F7B">
            <w:pPr>
              <w:spacing w:after="120"/>
              <w:rPr>
                <w:rFonts w:ascii="Verdana" w:hAnsi="Verdana"/>
                <w:sz w:val="18"/>
                <w:szCs w:val="18"/>
              </w:rPr>
            </w:pPr>
            <w:r w:rsidRPr="0DB5B7B3">
              <w:rPr>
                <w:rFonts w:ascii="Verdana" w:hAnsi="Verdana"/>
                <w:sz w:val="18"/>
                <w:szCs w:val="18"/>
              </w:rPr>
              <w:t>Lead based solder</w:t>
            </w:r>
          </w:p>
        </w:tc>
        <w:tc>
          <w:tcPr>
            <w:tcW w:w="2016" w:type="dxa"/>
          </w:tcPr>
          <w:p w14:paraId="6676EDCE" w14:textId="77777777" w:rsidR="004E3F7B" w:rsidRPr="00C3158E" w:rsidRDefault="004E3F7B" w:rsidP="004E3F7B">
            <w:pPr>
              <w:spacing w:after="120"/>
              <w:rPr>
                <w:rFonts w:ascii="Verdana" w:hAnsi="Verdana"/>
                <w:sz w:val="18"/>
                <w:szCs w:val="18"/>
                <w:highlight w:val="yellow"/>
              </w:rPr>
            </w:pPr>
            <w:r w:rsidRPr="0DB5B7B3">
              <w:rPr>
                <w:rFonts w:ascii="Verdana" w:hAnsi="Verdana"/>
                <w:sz w:val="18"/>
                <w:szCs w:val="18"/>
              </w:rPr>
              <w:t>All users in lab</w:t>
            </w:r>
          </w:p>
          <w:p w14:paraId="6B3A8EC0" w14:textId="7B8DD3FF" w:rsidR="004E3F7B" w:rsidRPr="0DB5B7B3" w:rsidRDefault="004E3F7B" w:rsidP="004E3F7B">
            <w:pPr>
              <w:spacing w:after="120"/>
              <w:rPr>
                <w:rFonts w:ascii="Verdana" w:hAnsi="Verdana"/>
                <w:sz w:val="18"/>
                <w:szCs w:val="18"/>
              </w:rPr>
            </w:pPr>
            <w:r w:rsidRPr="24676665">
              <w:rPr>
                <w:rFonts w:ascii="Verdana" w:hAnsi="Verdana"/>
                <w:sz w:val="18"/>
                <w:szCs w:val="18"/>
              </w:rPr>
              <w:t xml:space="preserve">Lead poisoning, increased risk for pregnant / breastfeeding mothers. </w:t>
            </w:r>
          </w:p>
        </w:tc>
        <w:tc>
          <w:tcPr>
            <w:tcW w:w="8640" w:type="dxa"/>
          </w:tcPr>
          <w:p w14:paraId="0B0AC784" w14:textId="77777777" w:rsidR="004E3F7B" w:rsidRDefault="004E3F7B" w:rsidP="004E3F7B">
            <w:pPr>
              <w:pStyle w:val="ListParagraph"/>
              <w:numPr>
                <w:ilvl w:val="0"/>
                <w:numId w:val="48"/>
              </w:numPr>
              <w:spacing w:after="240"/>
              <w:rPr>
                <w:rFonts w:ascii="Verdana" w:hAnsi="Verdana"/>
                <w:sz w:val="18"/>
                <w:szCs w:val="18"/>
              </w:rPr>
            </w:pPr>
            <w:r w:rsidRPr="00735BB0">
              <w:rPr>
                <w:rFonts w:ascii="Verdana" w:hAnsi="Verdana"/>
                <w:sz w:val="18"/>
                <w:szCs w:val="18"/>
              </w:rPr>
              <w:t>Lead at work guidance states below 500oC the lead fume is controlled, soldering irons do not reach this temperature (max 420oC)</w:t>
            </w:r>
          </w:p>
          <w:p w14:paraId="3794B964" w14:textId="77777777" w:rsidR="004E3F7B" w:rsidRDefault="004E3F7B" w:rsidP="004E3F7B">
            <w:pPr>
              <w:pStyle w:val="ListParagraph"/>
              <w:numPr>
                <w:ilvl w:val="0"/>
                <w:numId w:val="48"/>
              </w:numPr>
              <w:spacing w:after="240"/>
              <w:rPr>
                <w:rFonts w:ascii="Verdana" w:hAnsi="Verdana"/>
                <w:sz w:val="18"/>
                <w:szCs w:val="18"/>
              </w:rPr>
            </w:pPr>
            <w:r w:rsidRPr="00735BB0">
              <w:rPr>
                <w:rFonts w:ascii="Verdana" w:hAnsi="Verdana"/>
                <w:sz w:val="18"/>
                <w:szCs w:val="18"/>
              </w:rPr>
              <w:t>Keep away from food and drink areas</w:t>
            </w:r>
          </w:p>
          <w:p w14:paraId="5F991222" w14:textId="77777777" w:rsidR="004E3F7B" w:rsidRDefault="004E3F7B" w:rsidP="004E3F7B">
            <w:pPr>
              <w:pStyle w:val="ListParagraph"/>
              <w:numPr>
                <w:ilvl w:val="0"/>
                <w:numId w:val="48"/>
              </w:numPr>
              <w:spacing w:after="240"/>
              <w:rPr>
                <w:rFonts w:ascii="Verdana" w:hAnsi="Verdana"/>
                <w:sz w:val="18"/>
                <w:szCs w:val="18"/>
              </w:rPr>
            </w:pPr>
            <w:r w:rsidRPr="00735BB0">
              <w:rPr>
                <w:rFonts w:ascii="Verdana" w:hAnsi="Verdana"/>
                <w:sz w:val="18"/>
                <w:szCs w:val="18"/>
              </w:rPr>
              <w:t xml:space="preserve">Wash hands after use </w:t>
            </w:r>
          </w:p>
          <w:p w14:paraId="4083471F" w14:textId="0E599645" w:rsidR="004E3F7B" w:rsidRPr="00853111" w:rsidRDefault="004E3F7B" w:rsidP="004E3F7B">
            <w:pPr>
              <w:pStyle w:val="ListParagraph"/>
              <w:numPr>
                <w:ilvl w:val="0"/>
                <w:numId w:val="45"/>
              </w:numPr>
              <w:spacing w:after="120"/>
              <w:rPr>
                <w:rFonts w:ascii="Verdana" w:hAnsi="Verdana"/>
                <w:sz w:val="18"/>
                <w:szCs w:val="18"/>
              </w:rPr>
            </w:pPr>
            <w:r w:rsidRPr="00735BB0">
              <w:rPr>
                <w:rFonts w:ascii="Verdana" w:hAnsi="Verdana"/>
                <w:sz w:val="18"/>
                <w:szCs w:val="18"/>
              </w:rPr>
              <w:t>Add to labcup</w:t>
            </w:r>
          </w:p>
        </w:tc>
        <w:tc>
          <w:tcPr>
            <w:tcW w:w="915" w:type="dxa"/>
          </w:tcPr>
          <w:p w14:paraId="074C5558" w14:textId="2FC06975" w:rsidR="004E3F7B" w:rsidRPr="0DB5B7B3" w:rsidRDefault="21CB6EA5" w:rsidP="7B2D3064">
            <w:pPr>
              <w:spacing w:line="259" w:lineRule="auto"/>
              <w:rPr>
                <w:szCs w:val="24"/>
              </w:rPr>
            </w:pPr>
            <w:r w:rsidRPr="7B2D3064">
              <w:rPr>
                <w:rFonts w:ascii="Verdana" w:hAnsi="Verdana"/>
                <w:sz w:val="18"/>
                <w:szCs w:val="18"/>
              </w:rPr>
              <w:t>MED</w:t>
            </w:r>
          </w:p>
        </w:tc>
        <w:tc>
          <w:tcPr>
            <w:tcW w:w="910" w:type="dxa"/>
          </w:tcPr>
          <w:p w14:paraId="1672C5B9" w14:textId="300E2E4C" w:rsidR="004E3F7B" w:rsidRPr="0DB5B7B3" w:rsidRDefault="004E3F7B" w:rsidP="004E3F7B">
            <w:pPr>
              <w:jc w:val="center"/>
              <w:rPr>
                <w:rFonts w:ascii="Verdana" w:hAnsi="Verdana"/>
                <w:sz w:val="18"/>
                <w:szCs w:val="18"/>
              </w:rPr>
            </w:pPr>
            <w:r>
              <w:rPr>
                <w:rFonts w:ascii="Verdana" w:hAnsi="Verdana"/>
                <w:sz w:val="18"/>
                <w:szCs w:val="18"/>
              </w:rPr>
              <w:t>A</w:t>
            </w:r>
          </w:p>
        </w:tc>
      </w:tr>
      <w:tr w:rsidR="003713BC" w:rsidRPr="00CA2A38" w14:paraId="55F3CE50" w14:textId="77777777" w:rsidTr="429B7F8B">
        <w:trPr>
          <w:jc w:val="center"/>
        </w:trPr>
        <w:tc>
          <w:tcPr>
            <w:tcW w:w="1623" w:type="dxa"/>
          </w:tcPr>
          <w:p w14:paraId="64A8FBA6" w14:textId="77777777" w:rsidR="003713BC" w:rsidRDefault="003713BC" w:rsidP="003713BC">
            <w:pPr>
              <w:spacing w:after="120"/>
              <w:rPr>
                <w:rFonts w:ascii="Verdana" w:hAnsi="Verdana"/>
                <w:sz w:val="18"/>
                <w:szCs w:val="18"/>
              </w:rPr>
            </w:pPr>
            <w:r w:rsidRPr="00AA7B37">
              <w:rPr>
                <w:rFonts w:ascii="Verdana" w:hAnsi="Verdana"/>
                <w:sz w:val="18"/>
                <w:szCs w:val="18"/>
              </w:rPr>
              <w:t>Solvent-based cleaning</w:t>
            </w:r>
          </w:p>
          <w:p w14:paraId="4AF3674C" w14:textId="61FC7B55" w:rsidR="003713BC" w:rsidRPr="003713BC" w:rsidRDefault="003713BC" w:rsidP="003713BC">
            <w:pPr>
              <w:spacing w:after="120"/>
              <w:rPr>
                <w:rFonts w:ascii="Verdana" w:hAnsi="Verdana"/>
                <w:b/>
                <w:sz w:val="18"/>
                <w:szCs w:val="18"/>
              </w:rPr>
            </w:pPr>
            <w:r w:rsidRPr="00C63749">
              <w:rPr>
                <w:rFonts w:ascii="Verdana" w:hAnsi="Verdana"/>
                <w:b/>
                <w:sz w:val="18"/>
                <w:szCs w:val="18"/>
              </w:rPr>
              <w:t>B=bespoke / W=work related</w:t>
            </w:r>
          </w:p>
        </w:tc>
        <w:tc>
          <w:tcPr>
            <w:tcW w:w="1767" w:type="dxa"/>
          </w:tcPr>
          <w:p w14:paraId="76CEB1BD" w14:textId="16AC8445" w:rsidR="003713BC" w:rsidRPr="0DB5B7B3" w:rsidRDefault="003713BC" w:rsidP="003713BC">
            <w:pPr>
              <w:spacing w:after="120"/>
              <w:rPr>
                <w:rFonts w:ascii="Verdana" w:hAnsi="Verdana"/>
                <w:sz w:val="18"/>
                <w:szCs w:val="18"/>
              </w:rPr>
            </w:pPr>
            <w:r w:rsidRPr="00AA7B37">
              <w:rPr>
                <w:rFonts w:ascii="Verdana" w:hAnsi="Verdana"/>
                <w:sz w:val="18"/>
                <w:szCs w:val="18"/>
              </w:rPr>
              <w:t xml:space="preserve">Chemicals </w:t>
            </w:r>
          </w:p>
        </w:tc>
        <w:tc>
          <w:tcPr>
            <w:tcW w:w="2016" w:type="dxa"/>
          </w:tcPr>
          <w:p w14:paraId="735B0E93" w14:textId="77777777" w:rsidR="003713BC" w:rsidRPr="00AA7B37" w:rsidRDefault="003713BC" w:rsidP="003713BC">
            <w:pPr>
              <w:spacing w:after="120"/>
              <w:rPr>
                <w:rFonts w:ascii="Verdana" w:hAnsi="Verdana"/>
                <w:sz w:val="18"/>
                <w:szCs w:val="18"/>
              </w:rPr>
            </w:pPr>
            <w:r w:rsidRPr="00AA7B37">
              <w:rPr>
                <w:rFonts w:ascii="Verdana" w:hAnsi="Verdana"/>
                <w:sz w:val="18"/>
                <w:szCs w:val="18"/>
              </w:rPr>
              <w:t>Users /Others in proximity / Visitors - electric shock</w:t>
            </w:r>
          </w:p>
          <w:p w14:paraId="074B107F" w14:textId="77777777" w:rsidR="003713BC" w:rsidRPr="00AA7B37" w:rsidRDefault="003713BC" w:rsidP="003713BC">
            <w:pPr>
              <w:spacing w:after="120"/>
              <w:rPr>
                <w:rFonts w:ascii="Verdana" w:hAnsi="Verdana"/>
                <w:sz w:val="18"/>
                <w:szCs w:val="18"/>
              </w:rPr>
            </w:pPr>
          </w:p>
          <w:p w14:paraId="72858569" w14:textId="65C48B9C" w:rsidR="003713BC" w:rsidRPr="0DB5B7B3" w:rsidRDefault="003713BC" w:rsidP="003713BC">
            <w:pPr>
              <w:spacing w:after="120"/>
              <w:rPr>
                <w:rFonts w:ascii="Verdana" w:hAnsi="Verdana"/>
                <w:sz w:val="18"/>
                <w:szCs w:val="18"/>
              </w:rPr>
            </w:pPr>
            <w:r w:rsidRPr="00AA7B37">
              <w:rPr>
                <w:rFonts w:ascii="Verdana" w:hAnsi="Verdana"/>
                <w:sz w:val="18"/>
                <w:szCs w:val="18"/>
              </w:rPr>
              <w:t>Health damage and fire risk</w:t>
            </w:r>
          </w:p>
        </w:tc>
        <w:tc>
          <w:tcPr>
            <w:tcW w:w="8640" w:type="dxa"/>
          </w:tcPr>
          <w:p w14:paraId="402CD7B5" w14:textId="10C0DFAA" w:rsidR="003713BC" w:rsidRPr="005C35AA" w:rsidRDefault="003713BC" w:rsidP="003713BC">
            <w:pPr>
              <w:spacing w:after="120"/>
              <w:rPr>
                <w:rStyle w:val="normaltextrun"/>
                <w:rFonts w:ascii="Verdana" w:hAnsi="Verdana"/>
                <w:b/>
                <w:bCs/>
                <w:sz w:val="18"/>
                <w:szCs w:val="18"/>
              </w:rPr>
            </w:pPr>
            <w:r w:rsidRPr="005C35AA">
              <w:rPr>
                <w:rStyle w:val="normaltextrun"/>
                <w:rFonts w:ascii="Verdana" w:hAnsi="Verdana" w:cs="Calibri Light"/>
                <w:b/>
                <w:bCs/>
                <w:sz w:val="18"/>
                <w:szCs w:val="18"/>
              </w:rPr>
              <w:t>In addition to g</w:t>
            </w:r>
            <w:r w:rsidRPr="005C35AA">
              <w:rPr>
                <w:rFonts w:ascii="Verdana" w:hAnsi="Verdana"/>
                <w:b/>
                <w:bCs/>
                <w:sz w:val="18"/>
                <w:szCs w:val="18"/>
              </w:rPr>
              <w:t>eneral use and storage of chemicals</w:t>
            </w:r>
            <w:r w:rsidRPr="005C35AA">
              <w:rPr>
                <w:rStyle w:val="normaltextrun"/>
                <w:rFonts w:ascii="Verdana" w:hAnsi="Verdana" w:cs="Calibri Light"/>
                <w:b/>
                <w:bCs/>
                <w:sz w:val="18"/>
                <w:szCs w:val="18"/>
              </w:rPr>
              <w:t xml:space="preserve"> control measures listed </w:t>
            </w:r>
            <w:r>
              <w:rPr>
                <w:rStyle w:val="normaltextrun"/>
                <w:rFonts w:ascii="Verdana" w:hAnsi="Verdana" w:cs="Calibri Light"/>
                <w:b/>
                <w:bCs/>
                <w:sz w:val="18"/>
                <w:szCs w:val="18"/>
              </w:rPr>
              <w:t>above</w:t>
            </w:r>
            <w:r w:rsidRPr="005C35AA">
              <w:rPr>
                <w:rStyle w:val="normaltextrun"/>
                <w:rFonts w:ascii="Verdana" w:hAnsi="Verdana" w:cs="Calibri Light"/>
                <w:b/>
                <w:bCs/>
                <w:sz w:val="18"/>
                <w:szCs w:val="18"/>
              </w:rPr>
              <w:t>;</w:t>
            </w:r>
          </w:p>
          <w:p w14:paraId="135C1425" w14:textId="77777777" w:rsidR="003713BC" w:rsidRPr="00735BB0" w:rsidRDefault="003713BC" w:rsidP="003713BC">
            <w:pPr>
              <w:pStyle w:val="ListParagraph"/>
              <w:numPr>
                <w:ilvl w:val="0"/>
                <w:numId w:val="49"/>
              </w:numPr>
              <w:spacing w:after="120"/>
              <w:rPr>
                <w:rStyle w:val="normaltextrun"/>
                <w:rFonts w:ascii="Verdana" w:hAnsi="Verdana" w:cs="Calibri Light"/>
                <w:sz w:val="18"/>
                <w:szCs w:val="18"/>
              </w:rPr>
            </w:pPr>
            <w:r w:rsidRPr="00735BB0">
              <w:rPr>
                <w:rStyle w:val="normaltextrun"/>
                <w:rFonts w:ascii="Verdana" w:hAnsi="Verdana" w:cs="Calibri Light"/>
                <w:sz w:val="18"/>
                <w:szCs w:val="18"/>
              </w:rPr>
              <w:t>Users wear correct PPE (lab coat, correct gloves, safety glasses) and ensure all are free from defects</w:t>
            </w:r>
          </w:p>
          <w:p w14:paraId="4E7D9DAA" w14:textId="77777777" w:rsidR="003713BC" w:rsidRPr="00735BB0" w:rsidRDefault="003713BC" w:rsidP="003713BC">
            <w:pPr>
              <w:pStyle w:val="ListParagraph"/>
              <w:numPr>
                <w:ilvl w:val="0"/>
                <w:numId w:val="49"/>
              </w:numPr>
              <w:spacing w:after="120"/>
              <w:rPr>
                <w:rFonts w:ascii="Verdana" w:hAnsi="Verdana"/>
                <w:sz w:val="18"/>
                <w:szCs w:val="18"/>
              </w:rPr>
            </w:pPr>
            <w:r w:rsidRPr="00735BB0">
              <w:rPr>
                <w:rFonts w:ascii="Verdana" w:hAnsi="Verdana"/>
                <w:sz w:val="18"/>
                <w:szCs w:val="18"/>
              </w:rPr>
              <w:t>Good workplace ventilation is maintained.</w:t>
            </w:r>
          </w:p>
          <w:p w14:paraId="441674E0" w14:textId="77777777" w:rsidR="003713BC" w:rsidRPr="00735BB0" w:rsidRDefault="003713BC" w:rsidP="003713BC">
            <w:pPr>
              <w:pStyle w:val="ListParagraph"/>
              <w:numPr>
                <w:ilvl w:val="0"/>
                <w:numId w:val="49"/>
              </w:numPr>
              <w:spacing w:after="120"/>
              <w:rPr>
                <w:rFonts w:ascii="Verdana" w:hAnsi="Verdana"/>
                <w:sz w:val="18"/>
                <w:szCs w:val="18"/>
              </w:rPr>
            </w:pPr>
            <w:r w:rsidRPr="00735BB0">
              <w:rPr>
                <w:rFonts w:ascii="Verdana" w:hAnsi="Verdana"/>
                <w:sz w:val="18"/>
                <w:szCs w:val="18"/>
              </w:rPr>
              <w:t>Solvents are returned to flammable storage after use and not left on sinks/benches.</w:t>
            </w:r>
          </w:p>
          <w:p w14:paraId="075C00C3" w14:textId="2C8E815B" w:rsidR="003713BC" w:rsidRPr="00735BB0" w:rsidRDefault="003713BC" w:rsidP="003713BC">
            <w:pPr>
              <w:pStyle w:val="ListParagraph"/>
              <w:numPr>
                <w:ilvl w:val="0"/>
                <w:numId w:val="48"/>
              </w:numPr>
              <w:spacing w:after="240"/>
              <w:rPr>
                <w:rFonts w:ascii="Verdana" w:hAnsi="Verdana"/>
                <w:sz w:val="18"/>
                <w:szCs w:val="18"/>
              </w:rPr>
            </w:pPr>
            <w:r w:rsidRPr="00735BB0">
              <w:rPr>
                <w:rFonts w:ascii="Verdana" w:hAnsi="Verdana"/>
                <w:sz w:val="18"/>
                <w:szCs w:val="18"/>
              </w:rPr>
              <w:t xml:space="preserve">The minimum quantity necessary is used and containers are sealed when not in use and stored safely. </w:t>
            </w:r>
          </w:p>
        </w:tc>
        <w:tc>
          <w:tcPr>
            <w:tcW w:w="915" w:type="dxa"/>
          </w:tcPr>
          <w:p w14:paraId="6F95F6CE" w14:textId="5BE5B9D8" w:rsidR="003713BC" w:rsidRDefault="6C9A0C6E" w:rsidP="003713BC">
            <w:pPr>
              <w:rPr>
                <w:rFonts w:ascii="Verdana" w:hAnsi="Verdana"/>
                <w:sz w:val="18"/>
                <w:szCs w:val="18"/>
              </w:rPr>
            </w:pPr>
            <w:r w:rsidRPr="7B2D3064">
              <w:rPr>
                <w:rFonts w:ascii="Verdana" w:hAnsi="Verdana"/>
                <w:sz w:val="18"/>
                <w:szCs w:val="18"/>
              </w:rPr>
              <w:t>LOW</w:t>
            </w:r>
          </w:p>
        </w:tc>
        <w:tc>
          <w:tcPr>
            <w:tcW w:w="910" w:type="dxa"/>
          </w:tcPr>
          <w:p w14:paraId="672A1EFD" w14:textId="4DA51449" w:rsidR="003713BC" w:rsidRDefault="003713BC" w:rsidP="003713BC">
            <w:pPr>
              <w:jc w:val="center"/>
              <w:rPr>
                <w:rFonts w:ascii="Verdana" w:hAnsi="Verdana"/>
                <w:sz w:val="18"/>
                <w:szCs w:val="18"/>
              </w:rPr>
            </w:pPr>
            <w:r w:rsidRPr="7B2D3064">
              <w:rPr>
                <w:rFonts w:ascii="Verdana" w:hAnsi="Verdana"/>
                <w:sz w:val="18"/>
                <w:szCs w:val="18"/>
              </w:rPr>
              <w:t>A</w:t>
            </w:r>
          </w:p>
        </w:tc>
      </w:tr>
      <w:tr w:rsidR="002243B6" w:rsidRPr="00CA2A38" w14:paraId="7F12FBE3" w14:textId="77777777" w:rsidTr="429B7F8B">
        <w:trPr>
          <w:jc w:val="center"/>
        </w:trPr>
        <w:tc>
          <w:tcPr>
            <w:tcW w:w="1623" w:type="dxa"/>
          </w:tcPr>
          <w:p w14:paraId="2F593089" w14:textId="01E03782" w:rsidR="002243B6" w:rsidRPr="00AA7B37" w:rsidRDefault="002243B6" w:rsidP="003713BC">
            <w:pPr>
              <w:spacing w:after="120"/>
              <w:rPr>
                <w:rFonts w:ascii="Verdana" w:hAnsi="Verdana"/>
                <w:sz w:val="18"/>
                <w:szCs w:val="18"/>
              </w:rPr>
            </w:pPr>
            <w:r>
              <w:rPr>
                <w:rFonts w:ascii="Verdana" w:hAnsi="Verdana"/>
                <w:sz w:val="18"/>
                <w:szCs w:val="18"/>
              </w:rPr>
              <w:t>Students using hand tools</w:t>
            </w:r>
            <w:r w:rsidR="00A0676A">
              <w:rPr>
                <w:rFonts w:ascii="Verdana" w:hAnsi="Verdana"/>
                <w:sz w:val="18"/>
                <w:szCs w:val="18"/>
              </w:rPr>
              <w:t xml:space="preserve"> in makerspace</w:t>
            </w:r>
          </w:p>
        </w:tc>
        <w:tc>
          <w:tcPr>
            <w:tcW w:w="1767" w:type="dxa"/>
          </w:tcPr>
          <w:p w14:paraId="0BA7B91C" w14:textId="7B75384C" w:rsidR="002243B6" w:rsidRPr="00AA7B37" w:rsidRDefault="002243B6" w:rsidP="003713BC">
            <w:pPr>
              <w:spacing w:after="120"/>
              <w:rPr>
                <w:rFonts w:ascii="Verdana" w:hAnsi="Verdana"/>
                <w:sz w:val="18"/>
                <w:szCs w:val="18"/>
              </w:rPr>
            </w:pPr>
            <w:r>
              <w:rPr>
                <w:sz w:val="20"/>
                <w:szCs w:val="22"/>
              </w:rPr>
              <w:t>Use of hand saw</w:t>
            </w:r>
          </w:p>
        </w:tc>
        <w:tc>
          <w:tcPr>
            <w:tcW w:w="2016" w:type="dxa"/>
          </w:tcPr>
          <w:p w14:paraId="175BFAD9" w14:textId="77777777" w:rsidR="002243B6" w:rsidRDefault="002243B6" w:rsidP="002243B6">
            <w:pPr>
              <w:rPr>
                <w:sz w:val="20"/>
                <w:szCs w:val="22"/>
              </w:rPr>
            </w:pPr>
            <w:r>
              <w:rPr>
                <w:sz w:val="20"/>
                <w:szCs w:val="22"/>
              </w:rPr>
              <w:t>Staff and students</w:t>
            </w:r>
          </w:p>
          <w:p w14:paraId="3C7529A2" w14:textId="3EB325A8" w:rsidR="002243B6" w:rsidRPr="00AA7B37" w:rsidRDefault="002243B6" w:rsidP="002243B6">
            <w:pPr>
              <w:spacing w:after="120"/>
              <w:rPr>
                <w:rFonts w:ascii="Verdana" w:hAnsi="Verdana"/>
                <w:sz w:val="18"/>
                <w:szCs w:val="18"/>
              </w:rPr>
            </w:pPr>
            <w:r>
              <w:rPr>
                <w:sz w:val="20"/>
                <w:szCs w:val="22"/>
              </w:rPr>
              <w:t>Cuts to fingers and hands</w:t>
            </w:r>
          </w:p>
        </w:tc>
        <w:tc>
          <w:tcPr>
            <w:tcW w:w="8640" w:type="dxa"/>
          </w:tcPr>
          <w:p w14:paraId="610E1220" w14:textId="77777777" w:rsidR="002243B6" w:rsidRDefault="002243B6" w:rsidP="002243B6">
            <w:pPr>
              <w:rPr>
                <w:sz w:val="20"/>
                <w:szCs w:val="22"/>
              </w:rPr>
            </w:pPr>
            <w:r>
              <w:rPr>
                <w:sz w:val="20"/>
                <w:szCs w:val="22"/>
              </w:rPr>
              <w:t>Ensure correct saw is used for material being cut.</w:t>
            </w:r>
          </w:p>
          <w:p w14:paraId="73DA4F15" w14:textId="77777777" w:rsidR="002243B6" w:rsidRDefault="002243B6" w:rsidP="002243B6">
            <w:pPr>
              <w:rPr>
                <w:sz w:val="20"/>
                <w:szCs w:val="22"/>
              </w:rPr>
            </w:pPr>
            <w:r>
              <w:rPr>
                <w:sz w:val="20"/>
                <w:szCs w:val="22"/>
              </w:rPr>
              <w:t>Ensure work is held securely in a vice or clamped to bench before being cut.</w:t>
            </w:r>
          </w:p>
          <w:p w14:paraId="1918C354" w14:textId="77777777" w:rsidR="002243B6" w:rsidRDefault="002243B6" w:rsidP="002243B6">
            <w:pPr>
              <w:rPr>
                <w:sz w:val="20"/>
                <w:szCs w:val="22"/>
              </w:rPr>
            </w:pPr>
            <w:r>
              <w:rPr>
                <w:sz w:val="20"/>
                <w:szCs w:val="22"/>
              </w:rPr>
              <w:t>Visual inspection saw is okay to use, blade is secure in handle and not loose.</w:t>
            </w:r>
          </w:p>
          <w:p w14:paraId="660A3A2A" w14:textId="77777777" w:rsidR="002243B6" w:rsidRDefault="002243B6" w:rsidP="002243B6">
            <w:pPr>
              <w:rPr>
                <w:sz w:val="20"/>
                <w:szCs w:val="22"/>
              </w:rPr>
            </w:pPr>
            <w:r>
              <w:rPr>
                <w:sz w:val="20"/>
                <w:szCs w:val="22"/>
              </w:rPr>
              <w:t>Do not use a saw with a damaged or blunt blade.</w:t>
            </w:r>
          </w:p>
          <w:p w14:paraId="3166567E" w14:textId="77777777" w:rsidR="002243B6" w:rsidRDefault="002243B6" w:rsidP="002243B6">
            <w:pPr>
              <w:rPr>
                <w:sz w:val="20"/>
                <w:szCs w:val="22"/>
              </w:rPr>
            </w:pPr>
            <w:r>
              <w:rPr>
                <w:sz w:val="20"/>
                <w:szCs w:val="22"/>
              </w:rPr>
              <w:t>Keep hands and fingers away from moving saw blade.</w:t>
            </w:r>
          </w:p>
          <w:p w14:paraId="75CB0A1C" w14:textId="2BA994B1" w:rsidR="002243B6" w:rsidRPr="005C35AA" w:rsidRDefault="002243B6" w:rsidP="002243B6">
            <w:pPr>
              <w:spacing w:after="120"/>
              <w:rPr>
                <w:rStyle w:val="normaltextrun"/>
                <w:rFonts w:ascii="Verdana" w:hAnsi="Verdana" w:cs="Calibri Light"/>
                <w:b/>
                <w:bCs/>
                <w:sz w:val="18"/>
                <w:szCs w:val="18"/>
              </w:rPr>
            </w:pPr>
            <w:r>
              <w:rPr>
                <w:sz w:val="20"/>
                <w:szCs w:val="22"/>
              </w:rPr>
              <w:t>Technical staff to demonstrate correct posture and holding of saws.</w:t>
            </w:r>
          </w:p>
        </w:tc>
        <w:tc>
          <w:tcPr>
            <w:tcW w:w="915" w:type="dxa"/>
          </w:tcPr>
          <w:p w14:paraId="094FC159" w14:textId="34FD7C18" w:rsidR="002243B6" w:rsidRPr="7B2D3064" w:rsidRDefault="00CD7496" w:rsidP="003713BC">
            <w:pPr>
              <w:rPr>
                <w:rFonts w:ascii="Verdana" w:hAnsi="Verdana"/>
                <w:sz w:val="18"/>
                <w:szCs w:val="18"/>
              </w:rPr>
            </w:pPr>
            <w:r>
              <w:rPr>
                <w:rFonts w:ascii="Verdana" w:hAnsi="Verdana"/>
                <w:sz w:val="18"/>
                <w:szCs w:val="18"/>
              </w:rPr>
              <w:t>Med</w:t>
            </w:r>
          </w:p>
        </w:tc>
        <w:tc>
          <w:tcPr>
            <w:tcW w:w="910" w:type="dxa"/>
          </w:tcPr>
          <w:p w14:paraId="53B91978" w14:textId="7B8E7F01" w:rsidR="002243B6" w:rsidRPr="7B2D3064" w:rsidRDefault="00CD7496" w:rsidP="003713BC">
            <w:pPr>
              <w:jc w:val="center"/>
              <w:rPr>
                <w:rFonts w:ascii="Verdana" w:hAnsi="Verdana"/>
                <w:sz w:val="18"/>
                <w:szCs w:val="18"/>
              </w:rPr>
            </w:pPr>
            <w:r>
              <w:rPr>
                <w:rFonts w:ascii="Verdana" w:hAnsi="Verdana"/>
                <w:sz w:val="18"/>
                <w:szCs w:val="18"/>
              </w:rPr>
              <w:t>A</w:t>
            </w:r>
          </w:p>
        </w:tc>
      </w:tr>
      <w:tr w:rsidR="002243B6" w:rsidRPr="00CA2A38" w14:paraId="20E11906" w14:textId="77777777" w:rsidTr="429B7F8B">
        <w:trPr>
          <w:jc w:val="center"/>
        </w:trPr>
        <w:tc>
          <w:tcPr>
            <w:tcW w:w="1623" w:type="dxa"/>
          </w:tcPr>
          <w:p w14:paraId="074333DD" w14:textId="4D878AEC" w:rsidR="002243B6" w:rsidRPr="00AA7B37" w:rsidRDefault="00A0676A" w:rsidP="003713BC">
            <w:pPr>
              <w:spacing w:after="120"/>
              <w:rPr>
                <w:rFonts w:ascii="Verdana" w:hAnsi="Verdana"/>
                <w:sz w:val="18"/>
                <w:szCs w:val="18"/>
              </w:rPr>
            </w:pPr>
            <w:r>
              <w:rPr>
                <w:rFonts w:ascii="Verdana" w:hAnsi="Verdana"/>
                <w:sz w:val="18"/>
                <w:szCs w:val="18"/>
              </w:rPr>
              <w:t>Students using hand tools in makerspace</w:t>
            </w:r>
          </w:p>
        </w:tc>
        <w:tc>
          <w:tcPr>
            <w:tcW w:w="1767" w:type="dxa"/>
          </w:tcPr>
          <w:p w14:paraId="3829485A" w14:textId="449412BA" w:rsidR="002243B6" w:rsidRPr="00AA7B37" w:rsidRDefault="002243B6" w:rsidP="003713BC">
            <w:pPr>
              <w:spacing w:after="120"/>
              <w:rPr>
                <w:rFonts w:ascii="Verdana" w:hAnsi="Verdana"/>
                <w:sz w:val="18"/>
                <w:szCs w:val="18"/>
              </w:rPr>
            </w:pPr>
            <w:r>
              <w:rPr>
                <w:sz w:val="20"/>
                <w:szCs w:val="22"/>
              </w:rPr>
              <w:t>Use of hand file and rasps</w:t>
            </w:r>
          </w:p>
        </w:tc>
        <w:tc>
          <w:tcPr>
            <w:tcW w:w="2016" w:type="dxa"/>
          </w:tcPr>
          <w:p w14:paraId="08FCDAB5" w14:textId="77777777" w:rsidR="00A0676A" w:rsidRDefault="00A0676A" w:rsidP="00A0676A">
            <w:pPr>
              <w:rPr>
                <w:sz w:val="20"/>
                <w:szCs w:val="22"/>
              </w:rPr>
            </w:pPr>
            <w:r>
              <w:rPr>
                <w:sz w:val="20"/>
                <w:szCs w:val="22"/>
              </w:rPr>
              <w:t>Staff and students</w:t>
            </w:r>
          </w:p>
          <w:p w14:paraId="22C97ED6" w14:textId="675EF831" w:rsidR="002243B6" w:rsidRPr="00AA7B37" w:rsidRDefault="00A0676A" w:rsidP="00A0676A">
            <w:pPr>
              <w:spacing w:after="120"/>
              <w:rPr>
                <w:rFonts w:ascii="Verdana" w:hAnsi="Verdana"/>
                <w:sz w:val="18"/>
                <w:szCs w:val="18"/>
              </w:rPr>
            </w:pPr>
            <w:r>
              <w:rPr>
                <w:sz w:val="20"/>
                <w:szCs w:val="22"/>
              </w:rPr>
              <w:t>Cuts to fingers and hands</w:t>
            </w:r>
          </w:p>
        </w:tc>
        <w:tc>
          <w:tcPr>
            <w:tcW w:w="8640" w:type="dxa"/>
          </w:tcPr>
          <w:p w14:paraId="0BE9C002" w14:textId="77777777" w:rsidR="00A0676A" w:rsidRPr="007F6BB5" w:rsidRDefault="00A0676A" w:rsidP="00A0676A">
            <w:pPr>
              <w:jc w:val="both"/>
              <w:rPr>
                <w:sz w:val="20"/>
              </w:rPr>
            </w:pPr>
            <w:r w:rsidRPr="007F6BB5">
              <w:rPr>
                <w:sz w:val="20"/>
              </w:rPr>
              <w:t>Appropriate training given.</w:t>
            </w:r>
          </w:p>
          <w:p w14:paraId="2177B185" w14:textId="77777777" w:rsidR="00A0676A" w:rsidRPr="007F6BB5" w:rsidRDefault="00A0676A" w:rsidP="00A0676A">
            <w:pPr>
              <w:jc w:val="both"/>
              <w:rPr>
                <w:sz w:val="20"/>
              </w:rPr>
            </w:pPr>
            <w:r w:rsidRPr="007F6BB5">
              <w:rPr>
                <w:sz w:val="20"/>
              </w:rPr>
              <w:t xml:space="preserve"> Supervised during activity. </w:t>
            </w:r>
          </w:p>
          <w:p w14:paraId="07E1F5EA" w14:textId="77777777" w:rsidR="00A0676A" w:rsidRDefault="00A0676A" w:rsidP="00A0676A">
            <w:pPr>
              <w:rPr>
                <w:sz w:val="20"/>
              </w:rPr>
            </w:pPr>
            <w:r w:rsidRPr="007F6BB5">
              <w:rPr>
                <w:sz w:val="20"/>
              </w:rPr>
              <w:t>Ensure file is used with correct handle</w:t>
            </w:r>
          </w:p>
          <w:p w14:paraId="27139EED" w14:textId="02A3C723" w:rsidR="002243B6" w:rsidRPr="005C35AA" w:rsidRDefault="00A0676A" w:rsidP="00A0676A">
            <w:pPr>
              <w:spacing w:after="120"/>
              <w:rPr>
                <w:rStyle w:val="normaltextrun"/>
                <w:rFonts w:ascii="Verdana" w:hAnsi="Verdana" w:cs="Calibri Light"/>
                <w:b/>
                <w:bCs/>
                <w:sz w:val="18"/>
                <w:szCs w:val="18"/>
              </w:rPr>
            </w:pPr>
            <w:r>
              <w:rPr>
                <w:sz w:val="20"/>
              </w:rPr>
              <w:t>Correct file/rasp is used for the appropriate material.</w:t>
            </w:r>
          </w:p>
        </w:tc>
        <w:tc>
          <w:tcPr>
            <w:tcW w:w="915" w:type="dxa"/>
          </w:tcPr>
          <w:p w14:paraId="36C4B301" w14:textId="2A7C4D9D" w:rsidR="002243B6" w:rsidRPr="7B2D3064" w:rsidRDefault="00CD7496" w:rsidP="003713BC">
            <w:pPr>
              <w:rPr>
                <w:rFonts w:ascii="Verdana" w:hAnsi="Verdana"/>
                <w:sz w:val="18"/>
                <w:szCs w:val="18"/>
              </w:rPr>
            </w:pPr>
            <w:r>
              <w:rPr>
                <w:rFonts w:ascii="Verdana" w:hAnsi="Verdana"/>
                <w:sz w:val="18"/>
                <w:szCs w:val="18"/>
              </w:rPr>
              <w:t>Med</w:t>
            </w:r>
          </w:p>
        </w:tc>
        <w:tc>
          <w:tcPr>
            <w:tcW w:w="910" w:type="dxa"/>
          </w:tcPr>
          <w:p w14:paraId="3313FD17" w14:textId="7DBA36A8" w:rsidR="002243B6" w:rsidRPr="7B2D3064" w:rsidRDefault="00CD7496" w:rsidP="003713BC">
            <w:pPr>
              <w:jc w:val="center"/>
              <w:rPr>
                <w:rFonts w:ascii="Verdana" w:hAnsi="Verdana"/>
                <w:sz w:val="18"/>
                <w:szCs w:val="18"/>
              </w:rPr>
            </w:pPr>
            <w:r>
              <w:rPr>
                <w:rFonts w:ascii="Verdana" w:hAnsi="Verdana"/>
                <w:sz w:val="18"/>
                <w:szCs w:val="18"/>
              </w:rPr>
              <w:t>A</w:t>
            </w:r>
          </w:p>
        </w:tc>
      </w:tr>
      <w:tr w:rsidR="00A0676A" w:rsidRPr="00CA2A38" w14:paraId="1A645E12" w14:textId="77777777" w:rsidTr="429B7F8B">
        <w:trPr>
          <w:jc w:val="center"/>
        </w:trPr>
        <w:tc>
          <w:tcPr>
            <w:tcW w:w="1623" w:type="dxa"/>
          </w:tcPr>
          <w:p w14:paraId="6E6ED4C9" w14:textId="0E83608F" w:rsidR="00A0676A" w:rsidRPr="00AA7B37" w:rsidRDefault="00A0676A" w:rsidP="00A0676A">
            <w:pPr>
              <w:spacing w:after="120"/>
              <w:rPr>
                <w:rFonts w:ascii="Verdana" w:hAnsi="Verdana"/>
                <w:sz w:val="18"/>
                <w:szCs w:val="18"/>
              </w:rPr>
            </w:pPr>
            <w:r>
              <w:rPr>
                <w:rFonts w:ascii="Verdana" w:hAnsi="Verdana"/>
                <w:sz w:val="18"/>
                <w:szCs w:val="18"/>
              </w:rPr>
              <w:t>Students using hand tools in makerspace</w:t>
            </w:r>
          </w:p>
        </w:tc>
        <w:tc>
          <w:tcPr>
            <w:tcW w:w="1767" w:type="dxa"/>
          </w:tcPr>
          <w:p w14:paraId="2CE627CB" w14:textId="336BF27D" w:rsidR="00A0676A" w:rsidRPr="00AA7B37" w:rsidRDefault="00A0676A" w:rsidP="00A0676A">
            <w:pPr>
              <w:spacing w:after="120"/>
              <w:rPr>
                <w:rFonts w:ascii="Verdana" w:hAnsi="Verdana"/>
                <w:sz w:val="18"/>
                <w:szCs w:val="18"/>
              </w:rPr>
            </w:pPr>
            <w:r>
              <w:rPr>
                <w:sz w:val="20"/>
                <w:szCs w:val="22"/>
              </w:rPr>
              <w:t>Hot glue gun</w:t>
            </w:r>
          </w:p>
        </w:tc>
        <w:tc>
          <w:tcPr>
            <w:tcW w:w="2016" w:type="dxa"/>
          </w:tcPr>
          <w:p w14:paraId="6314E03A" w14:textId="77777777" w:rsidR="00A0676A" w:rsidRDefault="00A0676A" w:rsidP="00A0676A">
            <w:pPr>
              <w:rPr>
                <w:sz w:val="20"/>
                <w:szCs w:val="22"/>
              </w:rPr>
            </w:pPr>
            <w:r>
              <w:rPr>
                <w:sz w:val="20"/>
                <w:szCs w:val="22"/>
              </w:rPr>
              <w:t>Staff and students</w:t>
            </w:r>
          </w:p>
          <w:p w14:paraId="32EAFAA5" w14:textId="77777777" w:rsidR="00A0676A" w:rsidRDefault="00A0676A" w:rsidP="00A0676A">
            <w:pPr>
              <w:rPr>
                <w:sz w:val="20"/>
                <w:szCs w:val="22"/>
              </w:rPr>
            </w:pPr>
            <w:r>
              <w:rPr>
                <w:sz w:val="20"/>
                <w:szCs w:val="22"/>
              </w:rPr>
              <w:t>Burns to fingers</w:t>
            </w:r>
          </w:p>
          <w:p w14:paraId="7B9E6328" w14:textId="77777777" w:rsidR="00A0676A" w:rsidRDefault="00A0676A" w:rsidP="00A0676A">
            <w:pPr>
              <w:rPr>
                <w:sz w:val="20"/>
                <w:szCs w:val="22"/>
              </w:rPr>
            </w:pPr>
            <w:r>
              <w:rPr>
                <w:sz w:val="20"/>
                <w:szCs w:val="22"/>
              </w:rPr>
              <w:t>Electric shock</w:t>
            </w:r>
          </w:p>
          <w:p w14:paraId="14916B7E" w14:textId="064EDFDC" w:rsidR="00A0676A" w:rsidRPr="00AA7B37" w:rsidRDefault="00A0676A" w:rsidP="00A0676A">
            <w:pPr>
              <w:spacing w:after="120"/>
              <w:rPr>
                <w:rFonts w:ascii="Verdana" w:hAnsi="Verdana"/>
                <w:sz w:val="18"/>
                <w:szCs w:val="18"/>
              </w:rPr>
            </w:pPr>
            <w:r>
              <w:rPr>
                <w:sz w:val="20"/>
                <w:szCs w:val="22"/>
              </w:rPr>
              <w:t>Damage to wood bench top</w:t>
            </w:r>
          </w:p>
        </w:tc>
        <w:tc>
          <w:tcPr>
            <w:tcW w:w="8640" w:type="dxa"/>
          </w:tcPr>
          <w:p w14:paraId="5098DD69" w14:textId="77777777" w:rsidR="00A0676A" w:rsidRPr="007F6BB5" w:rsidRDefault="00A0676A" w:rsidP="00A0676A">
            <w:pPr>
              <w:jc w:val="both"/>
              <w:rPr>
                <w:sz w:val="20"/>
              </w:rPr>
            </w:pPr>
            <w:r w:rsidRPr="007F6BB5">
              <w:rPr>
                <w:sz w:val="20"/>
              </w:rPr>
              <w:t>Appropriate training given.</w:t>
            </w:r>
          </w:p>
          <w:p w14:paraId="1372DC70" w14:textId="4F476E68" w:rsidR="00A0676A" w:rsidRDefault="00A0676A" w:rsidP="429B7F8B">
            <w:pPr>
              <w:jc w:val="both"/>
              <w:rPr>
                <w:sz w:val="20"/>
              </w:rPr>
            </w:pPr>
            <w:r w:rsidRPr="429B7F8B">
              <w:rPr>
                <w:sz w:val="20"/>
              </w:rPr>
              <w:t xml:space="preserve">Supervised during activity. </w:t>
            </w:r>
          </w:p>
          <w:p w14:paraId="387F7F9E" w14:textId="77777777" w:rsidR="00A0676A" w:rsidRDefault="00A0676A" w:rsidP="00A0676A">
            <w:pPr>
              <w:jc w:val="both"/>
              <w:rPr>
                <w:sz w:val="20"/>
              </w:rPr>
            </w:pPr>
            <w:r>
              <w:rPr>
                <w:sz w:val="20"/>
              </w:rPr>
              <w:t>Check glue gun before use for any defects, including power cable.</w:t>
            </w:r>
          </w:p>
          <w:p w14:paraId="0E4F9C74" w14:textId="77777777" w:rsidR="00A0676A" w:rsidRDefault="00A0676A" w:rsidP="00A0676A">
            <w:pPr>
              <w:jc w:val="both"/>
              <w:rPr>
                <w:sz w:val="20"/>
              </w:rPr>
            </w:pPr>
            <w:r>
              <w:rPr>
                <w:sz w:val="20"/>
              </w:rPr>
              <w:t>Only use on heat proof mats provided.</w:t>
            </w:r>
          </w:p>
          <w:p w14:paraId="1F31CFA1" w14:textId="77777777" w:rsidR="00A0676A" w:rsidRPr="007F6BB5" w:rsidRDefault="00A0676A" w:rsidP="00A0676A">
            <w:pPr>
              <w:jc w:val="both"/>
              <w:rPr>
                <w:sz w:val="20"/>
              </w:rPr>
            </w:pPr>
            <w:r>
              <w:rPr>
                <w:sz w:val="20"/>
              </w:rPr>
              <w:t>Heat resistance gloves to be worn</w:t>
            </w:r>
          </w:p>
          <w:p w14:paraId="29D584F6" w14:textId="77777777" w:rsidR="00A0676A" w:rsidRPr="005C35AA" w:rsidRDefault="00A0676A" w:rsidP="00A0676A">
            <w:pPr>
              <w:spacing w:after="120"/>
              <w:rPr>
                <w:rStyle w:val="normaltextrun"/>
                <w:rFonts w:ascii="Verdana" w:hAnsi="Verdana" w:cs="Calibri Light"/>
                <w:b/>
                <w:bCs/>
                <w:sz w:val="18"/>
                <w:szCs w:val="18"/>
              </w:rPr>
            </w:pPr>
          </w:p>
        </w:tc>
        <w:tc>
          <w:tcPr>
            <w:tcW w:w="915" w:type="dxa"/>
          </w:tcPr>
          <w:p w14:paraId="7F5A9014" w14:textId="668CBDBF" w:rsidR="00A0676A" w:rsidRPr="7B2D3064" w:rsidRDefault="00CD7496" w:rsidP="00A0676A">
            <w:pPr>
              <w:rPr>
                <w:rFonts w:ascii="Verdana" w:hAnsi="Verdana"/>
                <w:sz w:val="18"/>
                <w:szCs w:val="18"/>
              </w:rPr>
            </w:pPr>
            <w:r>
              <w:rPr>
                <w:rFonts w:ascii="Verdana" w:hAnsi="Verdana"/>
                <w:sz w:val="18"/>
                <w:szCs w:val="18"/>
              </w:rPr>
              <w:t>Med</w:t>
            </w:r>
          </w:p>
        </w:tc>
        <w:tc>
          <w:tcPr>
            <w:tcW w:w="910" w:type="dxa"/>
          </w:tcPr>
          <w:p w14:paraId="505650BE" w14:textId="40584704" w:rsidR="00A0676A" w:rsidRPr="7B2D3064" w:rsidRDefault="00CD7496" w:rsidP="00A0676A">
            <w:pPr>
              <w:jc w:val="center"/>
              <w:rPr>
                <w:rFonts w:ascii="Verdana" w:hAnsi="Verdana"/>
                <w:sz w:val="18"/>
                <w:szCs w:val="18"/>
              </w:rPr>
            </w:pPr>
            <w:r>
              <w:rPr>
                <w:rFonts w:ascii="Verdana" w:hAnsi="Verdana"/>
                <w:sz w:val="18"/>
                <w:szCs w:val="18"/>
              </w:rPr>
              <w:t>A</w:t>
            </w:r>
          </w:p>
        </w:tc>
      </w:tr>
      <w:tr w:rsidR="00A0676A" w:rsidRPr="00CA2A38" w14:paraId="0A894315" w14:textId="77777777" w:rsidTr="429B7F8B">
        <w:trPr>
          <w:jc w:val="center"/>
        </w:trPr>
        <w:tc>
          <w:tcPr>
            <w:tcW w:w="1623" w:type="dxa"/>
          </w:tcPr>
          <w:p w14:paraId="7DF28358" w14:textId="21194830" w:rsidR="00A0676A" w:rsidRPr="00AA7B37" w:rsidRDefault="00A0676A" w:rsidP="00A0676A">
            <w:pPr>
              <w:spacing w:after="120"/>
              <w:rPr>
                <w:rFonts w:ascii="Verdana" w:hAnsi="Verdana"/>
                <w:sz w:val="18"/>
                <w:szCs w:val="18"/>
              </w:rPr>
            </w:pPr>
            <w:r>
              <w:rPr>
                <w:rFonts w:ascii="Verdana" w:hAnsi="Verdana"/>
                <w:sz w:val="18"/>
                <w:szCs w:val="18"/>
              </w:rPr>
              <w:t>Students using hand tools in makerspace</w:t>
            </w:r>
          </w:p>
        </w:tc>
        <w:tc>
          <w:tcPr>
            <w:tcW w:w="1767" w:type="dxa"/>
          </w:tcPr>
          <w:p w14:paraId="5BA5BB42" w14:textId="62B31BC8" w:rsidR="00A0676A" w:rsidRPr="00AA7B37" w:rsidRDefault="00A0676A" w:rsidP="00A0676A">
            <w:pPr>
              <w:spacing w:after="120"/>
              <w:rPr>
                <w:rFonts w:ascii="Verdana" w:hAnsi="Verdana"/>
                <w:sz w:val="18"/>
                <w:szCs w:val="18"/>
              </w:rPr>
            </w:pPr>
            <w:r>
              <w:rPr>
                <w:sz w:val="20"/>
                <w:szCs w:val="22"/>
              </w:rPr>
              <w:t>Other hand tools – screwdrivers, hammers, socket set, spanner, wrench,</w:t>
            </w:r>
          </w:p>
        </w:tc>
        <w:tc>
          <w:tcPr>
            <w:tcW w:w="2016" w:type="dxa"/>
          </w:tcPr>
          <w:p w14:paraId="00A5CF85" w14:textId="77777777" w:rsidR="00A0676A" w:rsidRDefault="00A0676A" w:rsidP="00A0676A">
            <w:pPr>
              <w:rPr>
                <w:sz w:val="20"/>
                <w:szCs w:val="22"/>
              </w:rPr>
            </w:pPr>
            <w:r>
              <w:rPr>
                <w:sz w:val="20"/>
                <w:szCs w:val="22"/>
              </w:rPr>
              <w:t>Staff and students</w:t>
            </w:r>
          </w:p>
          <w:p w14:paraId="7416D696" w14:textId="77777777" w:rsidR="00A0676A" w:rsidRDefault="00A0676A" w:rsidP="00A0676A">
            <w:pPr>
              <w:rPr>
                <w:sz w:val="20"/>
                <w:szCs w:val="22"/>
              </w:rPr>
            </w:pPr>
            <w:r>
              <w:rPr>
                <w:sz w:val="20"/>
                <w:szCs w:val="22"/>
              </w:rPr>
              <w:t>Bruises to hands or fingers</w:t>
            </w:r>
          </w:p>
          <w:p w14:paraId="2B333E51" w14:textId="77777777" w:rsidR="00A0676A" w:rsidRDefault="00A0676A" w:rsidP="00A0676A">
            <w:pPr>
              <w:rPr>
                <w:sz w:val="20"/>
                <w:szCs w:val="22"/>
              </w:rPr>
            </w:pPr>
            <w:r>
              <w:rPr>
                <w:sz w:val="20"/>
                <w:szCs w:val="22"/>
              </w:rPr>
              <w:t>Cuts</w:t>
            </w:r>
          </w:p>
          <w:p w14:paraId="000DA939" w14:textId="67EA782C" w:rsidR="00A0676A" w:rsidRPr="00AA7B37" w:rsidRDefault="00A0676A" w:rsidP="00A0676A">
            <w:pPr>
              <w:spacing w:after="120"/>
              <w:rPr>
                <w:rFonts w:ascii="Verdana" w:hAnsi="Verdana"/>
                <w:sz w:val="18"/>
                <w:szCs w:val="18"/>
              </w:rPr>
            </w:pPr>
            <w:r>
              <w:rPr>
                <w:sz w:val="20"/>
                <w:szCs w:val="22"/>
              </w:rPr>
              <w:t>Injury to toe/feet if item dropped</w:t>
            </w:r>
          </w:p>
        </w:tc>
        <w:tc>
          <w:tcPr>
            <w:tcW w:w="8640" w:type="dxa"/>
          </w:tcPr>
          <w:p w14:paraId="368E120C" w14:textId="77777777" w:rsidR="00A0676A" w:rsidRDefault="00A0676A" w:rsidP="00A0676A">
            <w:pPr>
              <w:rPr>
                <w:sz w:val="20"/>
                <w:szCs w:val="22"/>
              </w:rPr>
            </w:pPr>
            <w:r>
              <w:rPr>
                <w:sz w:val="20"/>
                <w:szCs w:val="22"/>
              </w:rPr>
              <w:t>Training given on each of the tools.</w:t>
            </w:r>
          </w:p>
          <w:p w14:paraId="03572124" w14:textId="77777777" w:rsidR="00A0676A" w:rsidRDefault="00A0676A" w:rsidP="00A0676A">
            <w:pPr>
              <w:rPr>
                <w:sz w:val="20"/>
                <w:szCs w:val="22"/>
              </w:rPr>
            </w:pPr>
            <w:r>
              <w:rPr>
                <w:sz w:val="20"/>
                <w:szCs w:val="22"/>
              </w:rPr>
              <w:t>Ensure correct spanner or socket is used for the appropriate nut.</w:t>
            </w:r>
          </w:p>
          <w:p w14:paraId="409F2032" w14:textId="77777777" w:rsidR="00A0676A" w:rsidRDefault="00A0676A" w:rsidP="00A0676A">
            <w:pPr>
              <w:rPr>
                <w:sz w:val="20"/>
                <w:szCs w:val="22"/>
              </w:rPr>
            </w:pPr>
            <w:r>
              <w:rPr>
                <w:sz w:val="20"/>
                <w:szCs w:val="22"/>
              </w:rPr>
              <w:t>Correct screwdriver is used for appropriate screw.</w:t>
            </w:r>
          </w:p>
          <w:p w14:paraId="33A2E7E5" w14:textId="77777777" w:rsidR="00A0676A" w:rsidRDefault="00A0676A" w:rsidP="00A0676A">
            <w:pPr>
              <w:rPr>
                <w:sz w:val="20"/>
                <w:szCs w:val="22"/>
              </w:rPr>
            </w:pPr>
            <w:r>
              <w:rPr>
                <w:sz w:val="20"/>
                <w:szCs w:val="22"/>
              </w:rPr>
              <w:t>Sensible footwear no sandals or flip flops.</w:t>
            </w:r>
          </w:p>
          <w:p w14:paraId="0BA70BD8" w14:textId="77777777" w:rsidR="00A0676A" w:rsidRDefault="00A0676A" w:rsidP="00A0676A">
            <w:pPr>
              <w:rPr>
                <w:sz w:val="20"/>
                <w:szCs w:val="22"/>
              </w:rPr>
            </w:pPr>
            <w:r>
              <w:rPr>
                <w:sz w:val="20"/>
                <w:szCs w:val="22"/>
              </w:rPr>
              <w:t>Where possible grip work piece in vice or clamp to bench.</w:t>
            </w:r>
          </w:p>
          <w:p w14:paraId="227E142B" w14:textId="77777777" w:rsidR="00A0676A" w:rsidRDefault="00A0676A" w:rsidP="00A0676A">
            <w:pPr>
              <w:rPr>
                <w:sz w:val="20"/>
                <w:szCs w:val="22"/>
              </w:rPr>
            </w:pPr>
            <w:r>
              <w:rPr>
                <w:sz w:val="20"/>
                <w:szCs w:val="22"/>
              </w:rPr>
              <w:t>Do not use a hammer with a loose head.</w:t>
            </w:r>
          </w:p>
          <w:p w14:paraId="59D88006" w14:textId="77777777" w:rsidR="00A0676A" w:rsidRDefault="00A0676A" w:rsidP="00A0676A">
            <w:pPr>
              <w:rPr>
                <w:sz w:val="20"/>
                <w:szCs w:val="22"/>
              </w:rPr>
            </w:pPr>
            <w:r>
              <w:rPr>
                <w:sz w:val="20"/>
                <w:szCs w:val="22"/>
              </w:rPr>
              <w:t>Check tools for any defects.</w:t>
            </w:r>
          </w:p>
          <w:p w14:paraId="2721A5CF" w14:textId="77777777" w:rsidR="00A0676A" w:rsidRPr="005C35AA" w:rsidRDefault="00A0676A" w:rsidP="00A0676A">
            <w:pPr>
              <w:spacing w:after="120"/>
              <w:rPr>
                <w:rStyle w:val="normaltextrun"/>
                <w:rFonts w:ascii="Verdana" w:hAnsi="Verdana" w:cs="Calibri Light"/>
                <w:b/>
                <w:bCs/>
                <w:sz w:val="18"/>
                <w:szCs w:val="18"/>
              </w:rPr>
            </w:pPr>
          </w:p>
        </w:tc>
        <w:tc>
          <w:tcPr>
            <w:tcW w:w="915" w:type="dxa"/>
          </w:tcPr>
          <w:p w14:paraId="50E2AF38" w14:textId="33CF0A4B" w:rsidR="00A0676A" w:rsidRPr="7B2D3064" w:rsidRDefault="00CD7496" w:rsidP="00A0676A">
            <w:pPr>
              <w:rPr>
                <w:rFonts w:ascii="Verdana" w:hAnsi="Verdana"/>
                <w:sz w:val="18"/>
                <w:szCs w:val="18"/>
              </w:rPr>
            </w:pPr>
            <w:r>
              <w:rPr>
                <w:rFonts w:ascii="Verdana" w:hAnsi="Verdana"/>
                <w:sz w:val="18"/>
                <w:szCs w:val="18"/>
              </w:rPr>
              <w:t>Med</w:t>
            </w:r>
          </w:p>
        </w:tc>
        <w:tc>
          <w:tcPr>
            <w:tcW w:w="910" w:type="dxa"/>
          </w:tcPr>
          <w:p w14:paraId="2368E797" w14:textId="28CAA83A" w:rsidR="00A0676A" w:rsidRPr="7B2D3064" w:rsidRDefault="00CD7496" w:rsidP="00A0676A">
            <w:pPr>
              <w:jc w:val="center"/>
              <w:rPr>
                <w:rFonts w:ascii="Verdana" w:hAnsi="Verdana"/>
                <w:sz w:val="18"/>
                <w:szCs w:val="18"/>
              </w:rPr>
            </w:pPr>
            <w:r>
              <w:rPr>
                <w:rFonts w:ascii="Verdana" w:hAnsi="Verdana"/>
                <w:sz w:val="18"/>
                <w:szCs w:val="18"/>
              </w:rPr>
              <w:t>A</w:t>
            </w:r>
          </w:p>
        </w:tc>
      </w:tr>
      <w:tr w:rsidR="00A0676A" w:rsidRPr="00CA2A38" w14:paraId="56F79CB3" w14:textId="77777777" w:rsidTr="429B7F8B">
        <w:trPr>
          <w:jc w:val="center"/>
        </w:trPr>
        <w:tc>
          <w:tcPr>
            <w:tcW w:w="1623" w:type="dxa"/>
          </w:tcPr>
          <w:p w14:paraId="0E434176" w14:textId="77777777" w:rsidR="00A0676A" w:rsidRPr="00AA7B37" w:rsidRDefault="00A0676A" w:rsidP="00A0676A">
            <w:pPr>
              <w:spacing w:after="120"/>
              <w:rPr>
                <w:rFonts w:ascii="Verdana" w:hAnsi="Verdana"/>
                <w:sz w:val="18"/>
                <w:szCs w:val="18"/>
              </w:rPr>
            </w:pPr>
          </w:p>
        </w:tc>
        <w:tc>
          <w:tcPr>
            <w:tcW w:w="1767" w:type="dxa"/>
          </w:tcPr>
          <w:p w14:paraId="4532F65A" w14:textId="77777777" w:rsidR="00A0676A" w:rsidRPr="00AA7B37" w:rsidRDefault="00A0676A" w:rsidP="00A0676A">
            <w:pPr>
              <w:spacing w:after="120"/>
              <w:rPr>
                <w:rFonts w:ascii="Verdana" w:hAnsi="Verdana"/>
                <w:sz w:val="18"/>
                <w:szCs w:val="18"/>
              </w:rPr>
            </w:pPr>
          </w:p>
        </w:tc>
        <w:tc>
          <w:tcPr>
            <w:tcW w:w="2016" w:type="dxa"/>
          </w:tcPr>
          <w:p w14:paraId="4F21B429" w14:textId="77777777" w:rsidR="00A0676A" w:rsidRPr="00AA7B37" w:rsidRDefault="00A0676A" w:rsidP="00A0676A">
            <w:pPr>
              <w:spacing w:after="120"/>
              <w:rPr>
                <w:rFonts w:ascii="Verdana" w:hAnsi="Verdana"/>
                <w:sz w:val="18"/>
                <w:szCs w:val="18"/>
              </w:rPr>
            </w:pPr>
          </w:p>
        </w:tc>
        <w:tc>
          <w:tcPr>
            <w:tcW w:w="8640" w:type="dxa"/>
          </w:tcPr>
          <w:p w14:paraId="5B095E16" w14:textId="77777777" w:rsidR="00A0676A" w:rsidRPr="005C35AA" w:rsidRDefault="00A0676A" w:rsidP="00A0676A">
            <w:pPr>
              <w:spacing w:after="120"/>
              <w:rPr>
                <w:rStyle w:val="normaltextrun"/>
                <w:rFonts w:ascii="Verdana" w:hAnsi="Verdana" w:cs="Calibri Light"/>
                <w:b/>
                <w:bCs/>
                <w:sz w:val="18"/>
                <w:szCs w:val="18"/>
              </w:rPr>
            </w:pPr>
          </w:p>
        </w:tc>
        <w:tc>
          <w:tcPr>
            <w:tcW w:w="915" w:type="dxa"/>
          </w:tcPr>
          <w:p w14:paraId="116B5FFD" w14:textId="77777777" w:rsidR="00A0676A" w:rsidRPr="7B2D3064" w:rsidRDefault="00A0676A" w:rsidP="00A0676A">
            <w:pPr>
              <w:rPr>
                <w:rFonts w:ascii="Verdana" w:hAnsi="Verdana"/>
                <w:sz w:val="18"/>
                <w:szCs w:val="18"/>
              </w:rPr>
            </w:pPr>
          </w:p>
        </w:tc>
        <w:tc>
          <w:tcPr>
            <w:tcW w:w="910" w:type="dxa"/>
          </w:tcPr>
          <w:p w14:paraId="5F4E3943" w14:textId="77777777" w:rsidR="00A0676A" w:rsidRPr="7B2D3064" w:rsidRDefault="00A0676A" w:rsidP="00A0676A">
            <w:pPr>
              <w:jc w:val="center"/>
              <w:rPr>
                <w:rFonts w:ascii="Verdana" w:hAnsi="Verdana"/>
                <w:sz w:val="18"/>
                <w:szCs w:val="18"/>
              </w:rPr>
            </w:pPr>
          </w:p>
        </w:tc>
      </w:tr>
      <w:tr w:rsidR="00A0676A" w:rsidRPr="00CA2A38" w14:paraId="368CC8FF" w14:textId="77777777" w:rsidTr="429B7F8B">
        <w:trPr>
          <w:jc w:val="center"/>
        </w:trPr>
        <w:tc>
          <w:tcPr>
            <w:tcW w:w="1623" w:type="dxa"/>
          </w:tcPr>
          <w:p w14:paraId="35004F80" w14:textId="77777777" w:rsidR="00A0676A" w:rsidRPr="00AA7B37" w:rsidRDefault="00A0676A" w:rsidP="00A0676A">
            <w:pPr>
              <w:spacing w:after="120"/>
              <w:rPr>
                <w:rFonts w:ascii="Verdana" w:hAnsi="Verdana"/>
                <w:sz w:val="18"/>
                <w:szCs w:val="18"/>
              </w:rPr>
            </w:pPr>
          </w:p>
        </w:tc>
        <w:tc>
          <w:tcPr>
            <w:tcW w:w="1767" w:type="dxa"/>
          </w:tcPr>
          <w:p w14:paraId="67F6C348" w14:textId="77777777" w:rsidR="00A0676A" w:rsidRPr="00AA7B37" w:rsidRDefault="00A0676A" w:rsidP="00A0676A">
            <w:pPr>
              <w:spacing w:after="120"/>
              <w:rPr>
                <w:rFonts w:ascii="Verdana" w:hAnsi="Verdana"/>
                <w:sz w:val="18"/>
                <w:szCs w:val="18"/>
              </w:rPr>
            </w:pPr>
          </w:p>
        </w:tc>
        <w:tc>
          <w:tcPr>
            <w:tcW w:w="2016" w:type="dxa"/>
          </w:tcPr>
          <w:p w14:paraId="00AE7C93" w14:textId="77777777" w:rsidR="00A0676A" w:rsidRPr="00AA7B37" w:rsidRDefault="00A0676A" w:rsidP="00A0676A">
            <w:pPr>
              <w:spacing w:after="120"/>
              <w:rPr>
                <w:rFonts w:ascii="Verdana" w:hAnsi="Verdana"/>
                <w:sz w:val="18"/>
                <w:szCs w:val="18"/>
              </w:rPr>
            </w:pPr>
          </w:p>
        </w:tc>
        <w:tc>
          <w:tcPr>
            <w:tcW w:w="8640" w:type="dxa"/>
          </w:tcPr>
          <w:p w14:paraId="40EDB798" w14:textId="77777777" w:rsidR="00A0676A" w:rsidRPr="005C35AA" w:rsidRDefault="00A0676A" w:rsidP="00A0676A">
            <w:pPr>
              <w:spacing w:after="120"/>
              <w:rPr>
                <w:rStyle w:val="normaltextrun"/>
                <w:rFonts w:ascii="Verdana" w:hAnsi="Verdana" w:cs="Calibri Light"/>
                <w:b/>
                <w:bCs/>
                <w:sz w:val="18"/>
                <w:szCs w:val="18"/>
              </w:rPr>
            </w:pPr>
          </w:p>
        </w:tc>
        <w:tc>
          <w:tcPr>
            <w:tcW w:w="915" w:type="dxa"/>
          </w:tcPr>
          <w:p w14:paraId="7AA911CA" w14:textId="77777777" w:rsidR="00A0676A" w:rsidRPr="7B2D3064" w:rsidRDefault="00A0676A" w:rsidP="00A0676A">
            <w:pPr>
              <w:rPr>
                <w:rFonts w:ascii="Verdana" w:hAnsi="Verdana"/>
                <w:sz w:val="18"/>
                <w:szCs w:val="18"/>
              </w:rPr>
            </w:pPr>
          </w:p>
        </w:tc>
        <w:tc>
          <w:tcPr>
            <w:tcW w:w="910" w:type="dxa"/>
          </w:tcPr>
          <w:p w14:paraId="431C7A4E" w14:textId="77777777" w:rsidR="00A0676A" w:rsidRPr="7B2D3064" w:rsidRDefault="00A0676A" w:rsidP="00A0676A">
            <w:pPr>
              <w:jc w:val="center"/>
              <w:rPr>
                <w:rFonts w:ascii="Verdana" w:hAnsi="Verdana"/>
                <w:sz w:val="18"/>
                <w:szCs w:val="18"/>
              </w:rPr>
            </w:pPr>
          </w:p>
        </w:tc>
      </w:tr>
    </w:tbl>
    <w:p w14:paraId="6B2A33EC" w14:textId="77777777" w:rsidR="00FA0224" w:rsidRPr="00DB59EA" w:rsidRDefault="00FA0224" w:rsidP="00FA0224">
      <w:pPr>
        <w:pStyle w:val="BodyTextIndent"/>
        <w:rPr>
          <w:rFonts w:ascii="Verdana" w:hAnsi="Verdana"/>
          <w:sz w:val="20"/>
        </w:rPr>
      </w:pPr>
    </w:p>
    <w:p w14:paraId="4D16C5B1" w14:textId="77777777" w:rsidR="00FA0224" w:rsidRPr="003708A9" w:rsidRDefault="00FA0224" w:rsidP="00FA0224">
      <w:pPr>
        <w:rPr>
          <w:rFonts w:ascii="Verdana" w:hAnsi="Verdana"/>
          <w:sz w:val="18"/>
          <w:szCs w:val="18"/>
        </w:rPr>
      </w:pPr>
    </w:p>
    <w:tbl>
      <w:tblPr>
        <w:tblW w:w="15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9922"/>
        <w:gridCol w:w="1495"/>
        <w:gridCol w:w="1950"/>
        <w:gridCol w:w="1418"/>
      </w:tblGrid>
      <w:tr w:rsidR="00FA0224" w:rsidRPr="000701CA" w14:paraId="2236C0A6" w14:textId="77777777" w:rsidTr="0BA2DEC0">
        <w:trPr>
          <w:trHeight w:val="577"/>
        </w:trPr>
        <w:tc>
          <w:tcPr>
            <w:tcW w:w="15588" w:type="dxa"/>
            <w:gridSpan w:val="5"/>
            <w:shd w:val="clear" w:color="auto" w:fill="DBE5F1" w:themeFill="accent1" w:themeFillTint="33"/>
          </w:tcPr>
          <w:p w14:paraId="7DAAF2EF" w14:textId="77777777" w:rsidR="00FA0224" w:rsidRPr="000701CA" w:rsidRDefault="00FA0224" w:rsidP="009D175A">
            <w:pPr>
              <w:rPr>
                <w:rFonts w:ascii="Verdana" w:hAnsi="Verdana"/>
                <w:b/>
                <w:sz w:val="18"/>
                <w:szCs w:val="18"/>
              </w:rPr>
            </w:pPr>
            <w:r w:rsidRPr="000701CA">
              <w:rPr>
                <w:rFonts w:ascii="Verdana" w:hAnsi="Verdana"/>
                <w:b/>
                <w:sz w:val="18"/>
                <w:szCs w:val="18"/>
              </w:rPr>
              <w:t>Action plan</w:t>
            </w:r>
          </w:p>
        </w:tc>
      </w:tr>
      <w:tr w:rsidR="00FA0224" w:rsidRPr="000701CA" w14:paraId="59A4CD53" w14:textId="77777777" w:rsidTr="0BA2DEC0">
        <w:tc>
          <w:tcPr>
            <w:tcW w:w="803" w:type="dxa"/>
            <w:shd w:val="clear" w:color="auto" w:fill="DBE5F1" w:themeFill="accent1" w:themeFillTint="33"/>
          </w:tcPr>
          <w:p w14:paraId="298963AB" w14:textId="77777777" w:rsidR="00FA0224" w:rsidRPr="000701CA" w:rsidRDefault="00FA0224" w:rsidP="009D175A">
            <w:pPr>
              <w:rPr>
                <w:rFonts w:ascii="Verdana" w:hAnsi="Verdana"/>
                <w:b/>
                <w:sz w:val="18"/>
                <w:szCs w:val="18"/>
              </w:rPr>
            </w:pPr>
            <w:r w:rsidRPr="000701CA">
              <w:rPr>
                <w:rFonts w:ascii="Verdana" w:hAnsi="Verdana"/>
                <w:b/>
                <w:sz w:val="18"/>
                <w:szCs w:val="18"/>
              </w:rPr>
              <w:t>Ref No</w:t>
            </w:r>
          </w:p>
        </w:tc>
        <w:tc>
          <w:tcPr>
            <w:tcW w:w="9922" w:type="dxa"/>
            <w:shd w:val="clear" w:color="auto" w:fill="DBE5F1" w:themeFill="accent1" w:themeFillTint="33"/>
          </w:tcPr>
          <w:p w14:paraId="16C155EA" w14:textId="77777777" w:rsidR="00FA0224" w:rsidRPr="005731A4" w:rsidRDefault="00FA0224" w:rsidP="009D175A">
            <w:pPr>
              <w:jc w:val="center"/>
              <w:rPr>
                <w:rFonts w:ascii="Verdana" w:hAnsi="Verdana"/>
                <w:b/>
                <w:sz w:val="20"/>
                <w:u w:val="single"/>
              </w:rPr>
            </w:pPr>
            <w:r w:rsidRPr="446DCBE7">
              <w:rPr>
                <w:rFonts w:ascii="Verdana" w:hAnsi="Verdana"/>
                <w:b/>
                <w:sz w:val="20"/>
                <w:u w:val="single"/>
              </w:rPr>
              <w:t>Further action required</w:t>
            </w:r>
          </w:p>
        </w:tc>
        <w:tc>
          <w:tcPr>
            <w:tcW w:w="1495" w:type="dxa"/>
            <w:shd w:val="clear" w:color="auto" w:fill="DBE5F1" w:themeFill="accent1" w:themeFillTint="33"/>
          </w:tcPr>
          <w:p w14:paraId="1209ADBB" w14:textId="77777777" w:rsidR="00FA0224" w:rsidRPr="000701CA" w:rsidRDefault="00FA0224" w:rsidP="009D175A">
            <w:pPr>
              <w:jc w:val="center"/>
              <w:rPr>
                <w:rFonts w:ascii="Verdana" w:hAnsi="Verdana"/>
                <w:b/>
                <w:sz w:val="18"/>
                <w:szCs w:val="18"/>
              </w:rPr>
            </w:pPr>
            <w:r w:rsidRPr="000701CA">
              <w:rPr>
                <w:rFonts w:ascii="Verdana" w:hAnsi="Verdana"/>
                <w:b/>
                <w:sz w:val="18"/>
                <w:szCs w:val="18"/>
              </w:rPr>
              <w:t>Action by whom</w:t>
            </w:r>
          </w:p>
        </w:tc>
        <w:tc>
          <w:tcPr>
            <w:tcW w:w="1950" w:type="dxa"/>
            <w:shd w:val="clear" w:color="auto" w:fill="DBE5F1" w:themeFill="accent1" w:themeFillTint="33"/>
          </w:tcPr>
          <w:p w14:paraId="185A897F" w14:textId="77777777" w:rsidR="00FA0224" w:rsidRPr="000701CA" w:rsidRDefault="00FA0224" w:rsidP="009D175A">
            <w:pPr>
              <w:jc w:val="center"/>
              <w:rPr>
                <w:rFonts w:ascii="Verdana" w:hAnsi="Verdana"/>
                <w:b/>
                <w:sz w:val="18"/>
                <w:szCs w:val="18"/>
              </w:rPr>
            </w:pPr>
            <w:r w:rsidRPr="000701CA">
              <w:rPr>
                <w:rFonts w:ascii="Verdana" w:hAnsi="Verdana"/>
                <w:b/>
                <w:sz w:val="18"/>
                <w:szCs w:val="18"/>
              </w:rPr>
              <w:t>Action by when</w:t>
            </w:r>
          </w:p>
        </w:tc>
        <w:tc>
          <w:tcPr>
            <w:tcW w:w="1418" w:type="dxa"/>
            <w:shd w:val="clear" w:color="auto" w:fill="DBE5F1" w:themeFill="accent1" w:themeFillTint="33"/>
          </w:tcPr>
          <w:p w14:paraId="64598734" w14:textId="77777777" w:rsidR="00FA0224" w:rsidRPr="000701CA" w:rsidRDefault="00FA0224" w:rsidP="009D175A">
            <w:pPr>
              <w:jc w:val="center"/>
              <w:rPr>
                <w:rFonts w:ascii="Verdana" w:hAnsi="Verdana"/>
                <w:b/>
                <w:sz w:val="18"/>
                <w:szCs w:val="18"/>
              </w:rPr>
            </w:pPr>
            <w:r w:rsidRPr="000701CA">
              <w:rPr>
                <w:rFonts w:ascii="Verdana" w:hAnsi="Verdana"/>
                <w:b/>
                <w:sz w:val="18"/>
                <w:szCs w:val="18"/>
              </w:rPr>
              <w:t>Done</w:t>
            </w:r>
          </w:p>
        </w:tc>
      </w:tr>
      <w:tr w:rsidR="456BA5D8" w14:paraId="08B7F1C2" w14:textId="77777777" w:rsidTr="0BA2DEC0">
        <w:trPr>
          <w:trHeight w:val="679"/>
        </w:trPr>
        <w:tc>
          <w:tcPr>
            <w:tcW w:w="803" w:type="dxa"/>
          </w:tcPr>
          <w:p w14:paraId="030992A9" w14:textId="64237359" w:rsidR="6D830CAB" w:rsidRPr="003D5246" w:rsidRDefault="005254F4" w:rsidP="456BA5D8">
            <w:pPr>
              <w:rPr>
                <w:rFonts w:ascii="Verdana" w:hAnsi="Verdana"/>
                <w:sz w:val="18"/>
                <w:szCs w:val="18"/>
                <w:highlight w:val="yellow"/>
              </w:rPr>
            </w:pPr>
            <w:commentRangeStart w:id="11"/>
            <w:r w:rsidRPr="003D5246">
              <w:rPr>
                <w:rFonts w:ascii="Verdana" w:hAnsi="Verdana"/>
                <w:sz w:val="18"/>
                <w:szCs w:val="18"/>
                <w:highlight w:val="yellow"/>
              </w:rPr>
              <w:t>1</w:t>
            </w:r>
          </w:p>
        </w:tc>
        <w:tc>
          <w:tcPr>
            <w:tcW w:w="9922" w:type="dxa"/>
          </w:tcPr>
          <w:p w14:paraId="0D859614" w14:textId="4AAEC6A3" w:rsidR="456BA5D8" w:rsidRPr="003D5246" w:rsidRDefault="005254F4" w:rsidP="00E75601">
            <w:pPr>
              <w:rPr>
                <w:rFonts w:ascii="Verdana" w:hAnsi="Verdana"/>
                <w:sz w:val="18"/>
                <w:szCs w:val="18"/>
                <w:highlight w:val="yellow"/>
              </w:rPr>
            </w:pPr>
            <w:r w:rsidRPr="003D5246">
              <w:rPr>
                <w:rFonts w:ascii="Verdana" w:hAnsi="Verdana"/>
                <w:sz w:val="18"/>
                <w:szCs w:val="18"/>
                <w:highlight w:val="yellow"/>
              </w:rPr>
              <w:t>Risk assessment</w:t>
            </w:r>
            <w:r w:rsidR="0076377D" w:rsidRPr="003D5246">
              <w:rPr>
                <w:rFonts w:ascii="Verdana" w:hAnsi="Verdana"/>
                <w:sz w:val="18"/>
                <w:szCs w:val="18"/>
                <w:highlight w:val="yellow"/>
              </w:rPr>
              <w:t xml:space="preserve"> is subject to review following the introduction of new equipment/ hazards</w:t>
            </w:r>
          </w:p>
        </w:tc>
        <w:tc>
          <w:tcPr>
            <w:tcW w:w="1495" w:type="dxa"/>
          </w:tcPr>
          <w:p w14:paraId="6315A938" w14:textId="6DAD03EE" w:rsidR="456BA5D8" w:rsidRPr="003D5246" w:rsidRDefault="0076377D" w:rsidP="456BA5D8">
            <w:pPr>
              <w:rPr>
                <w:rFonts w:ascii="Verdana" w:hAnsi="Verdana"/>
                <w:sz w:val="18"/>
                <w:szCs w:val="18"/>
                <w:highlight w:val="yellow"/>
              </w:rPr>
            </w:pPr>
            <w:r w:rsidRPr="003D5246">
              <w:rPr>
                <w:rFonts w:ascii="Verdana" w:hAnsi="Verdana"/>
                <w:sz w:val="18"/>
                <w:szCs w:val="18"/>
                <w:highlight w:val="yellow"/>
              </w:rPr>
              <w:t>JB, AQ, KQ</w:t>
            </w:r>
          </w:p>
        </w:tc>
        <w:tc>
          <w:tcPr>
            <w:tcW w:w="1950" w:type="dxa"/>
          </w:tcPr>
          <w:p w14:paraId="3A762C47" w14:textId="6FEEE6FB" w:rsidR="456BA5D8" w:rsidRPr="003D5246" w:rsidRDefault="00B811E7" w:rsidP="456BA5D8">
            <w:pPr>
              <w:rPr>
                <w:rFonts w:ascii="Verdana" w:hAnsi="Verdana"/>
                <w:sz w:val="18"/>
                <w:szCs w:val="18"/>
                <w:highlight w:val="yellow"/>
              </w:rPr>
            </w:pPr>
            <w:r w:rsidRPr="003D5246">
              <w:rPr>
                <w:rFonts w:ascii="Verdana" w:hAnsi="Verdana"/>
                <w:sz w:val="18"/>
                <w:szCs w:val="18"/>
                <w:highlight w:val="yellow"/>
              </w:rPr>
              <w:t>Following changes to processes or the introduction of new equipment/ hazards</w:t>
            </w:r>
            <w:commentRangeEnd w:id="11"/>
            <w:r w:rsidR="003D5246">
              <w:rPr>
                <w:rStyle w:val="CommentReference"/>
              </w:rPr>
              <w:commentReference w:id="11"/>
            </w:r>
          </w:p>
        </w:tc>
        <w:tc>
          <w:tcPr>
            <w:tcW w:w="1418" w:type="dxa"/>
          </w:tcPr>
          <w:p w14:paraId="1D1EB0F3" w14:textId="204A2247" w:rsidR="456BA5D8" w:rsidRDefault="456BA5D8" w:rsidP="456BA5D8">
            <w:pPr>
              <w:rPr>
                <w:rFonts w:ascii="Verdana" w:hAnsi="Verdana"/>
                <w:sz w:val="18"/>
                <w:szCs w:val="18"/>
              </w:rPr>
            </w:pPr>
          </w:p>
        </w:tc>
      </w:tr>
      <w:tr w:rsidR="00FA0224" w:rsidRPr="000701CA" w14:paraId="589FC020" w14:textId="77777777" w:rsidTr="0BA2DEC0">
        <w:trPr>
          <w:trHeight w:val="680"/>
        </w:trPr>
        <w:tc>
          <w:tcPr>
            <w:tcW w:w="803" w:type="dxa"/>
          </w:tcPr>
          <w:p w14:paraId="1DDB0365" w14:textId="217CC410" w:rsidR="00FA0224" w:rsidRPr="003D5246" w:rsidRDefault="0076377D" w:rsidP="009D175A">
            <w:pPr>
              <w:rPr>
                <w:rFonts w:ascii="Verdana" w:hAnsi="Verdana"/>
                <w:sz w:val="18"/>
                <w:szCs w:val="18"/>
                <w:highlight w:val="yellow"/>
              </w:rPr>
            </w:pPr>
            <w:commentRangeStart w:id="12"/>
            <w:r w:rsidRPr="003D5246">
              <w:rPr>
                <w:rFonts w:ascii="Verdana" w:hAnsi="Verdana"/>
                <w:sz w:val="18"/>
                <w:szCs w:val="18"/>
                <w:highlight w:val="yellow"/>
              </w:rPr>
              <w:t>2</w:t>
            </w:r>
          </w:p>
        </w:tc>
        <w:tc>
          <w:tcPr>
            <w:tcW w:w="9922" w:type="dxa"/>
          </w:tcPr>
          <w:p w14:paraId="761E0D29" w14:textId="4588630D" w:rsidR="00FA0224" w:rsidRPr="003D5246" w:rsidRDefault="0076377D" w:rsidP="00B045CC">
            <w:pPr>
              <w:rPr>
                <w:rFonts w:ascii="Verdana" w:hAnsi="Verdana"/>
                <w:sz w:val="18"/>
                <w:szCs w:val="18"/>
                <w:highlight w:val="yellow"/>
              </w:rPr>
            </w:pPr>
            <w:r w:rsidRPr="003D5246">
              <w:rPr>
                <w:rFonts w:ascii="Verdana" w:hAnsi="Verdana"/>
                <w:sz w:val="18"/>
                <w:szCs w:val="18"/>
                <w:highlight w:val="yellow"/>
              </w:rPr>
              <w:t xml:space="preserve">Task specific risk assessments must be created for </w:t>
            </w:r>
            <w:r w:rsidR="00AB38B1" w:rsidRPr="003D5246">
              <w:rPr>
                <w:rFonts w:ascii="Verdana" w:hAnsi="Verdana"/>
                <w:sz w:val="18"/>
                <w:szCs w:val="18"/>
                <w:highlight w:val="yellow"/>
              </w:rPr>
              <w:t xml:space="preserve">activities/ equipment that fall outside of the scope of this high-risk area risk assessment. All risk assessments must be uploaded to </w:t>
            </w:r>
            <w:hyperlink r:id="rId32" w:history="1">
              <w:r w:rsidR="00665A4E" w:rsidRPr="003D5246">
                <w:rPr>
                  <w:rStyle w:val="Hyperlink"/>
                  <w:rFonts w:ascii="Verdana" w:hAnsi="Verdana"/>
                  <w:sz w:val="18"/>
                  <w:szCs w:val="18"/>
                  <w:highlight w:val="yellow"/>
                </w:rPr>
                <w:t>https://livemanchesterac.sharepoint.com/sites/UOM-PS-FSE-RiskAssessments</w:t>
              </w:r>
            </w:hyperlink>
            <w:r w:rsidR="00665A4E" w:rsidRPr="003D5246">
              <w:rPr>
                <w:rFonts w:ascii="Verdana" w:hAnsi="Verdana"/>
                <w:sz w:val="18"/>
                <w:szCs w:val="18"/>
                <w:highlight w:val="yellow"/>
              </w:rPr>
              <w:t xml:space="preserve"> and approved and verified before the activity can commence</w:t>
            </w:r>
          </w:p>
        </w:tc>
        <w:tc>
          <w:tcPr>
            <w:tcW w:w="1495" w:type="dxa"/>
          </w:tcPr>
          <w:p w14:paraId="79EBC511" w14:textId="306E6A2A" w:rsidR="00FA0224" w:rsidRPr="003D5246" w:rsidRDefault="2F60AE20" w:rsidP="009D175A">
            <w:pPr>
              <w:rPr>
                <w:rFonts w:ascii="Verdana" w:hAnsi="Verdana"/>
                <w:sz w:val="18"/>
                <w:szCs w:val="18"/>
                <w:highlight w:val="yellow"/>
              </w:rPr>
            </w:pPr>
            <w:r w:rsidRPr="003D5246">
              <w:rPr>
                <w:rFonts w:ascii="Verdana" w:hAnsi="Verdana"/>
                <w:sz w:val="18"/>
                <w:szCs w:val="18"/>
                <w:highlight w:val="yellow"/>
              </w:rPr>
              <w:t xml:space="preserve"> </w:t>
            </w:r>
            <w:r w:rsidR="00665A4E" w:rsidRPr="003D5246">
              <w:rPr>
                <w:rFonts w:ascii="Verdana" w:hAnsi="Verdana"/>
                <w:sz w:val="18"/>
                <w:szCs w:val="18"/>
                <w:highlight w:val="yellow"/>
              </w:rPr>
              <w:t>JB, AQ, KQ</w:t>
            </w:r>
          </w:p>
        </w:tc>
        <w:tc>
          <w:tcPr>
            <w:tcW w:w="1950" w:type="dxa"/>
          </w:tcPr>
          <w:p w14:paraId="64F42206" w14:textId="0AE52B78" w:rsidR="00FA0224" w:rsidRPr="003D5246" w:rsidRDefault="003D5246" w:rsidP="009D175A">
            <w:pPr>
              <w:rPr>
                <w:rFonts w:ascii="Verdana" w:hAnsi="Verdana"/>
                <w:sz w:val="18"/>
                <w:szCs w:val="18"/>
                <w:highlight w:val="yellow"/>
              </w:rPr>
            </w:pPr>
            <w:r w:rsidRPr="003D5246">
              <w:rPr>
                <w:rFonts w:ascii="Verdana" w:hAnsi="Verdana"/>
                <w:sz w:val="18"/>
                <w:szCs w:val="18"/>
                <w:highlight w:val="yellow"/>
              </w:rPr>
              <w:t>Before task specific activities can commence</w:t>
            </w:r>
            <w:commentRangeEnd w:id="12"/>
            <w:r>
              <w:rPr>
                <w:rStyle w:val="CommentReference"/>
              </w:rPr>
              <w:commentReference w:id="12"/>
            </w:r>
          </w:p>
        </w:tc>
        <w:tc>
          <w:tcPr>
            <w:tcW w:w="1418" w:type="dxa"/>
          </w:tcPr>
          <w:p w14:paraId="04CA1BF9" w14:textId="77777777" w:rsidR="00FA0224" w:rsidRPr="000701CA" w:rsidRDefault="00FA0224" w:rsidP="009D175A">
            <w:pPr>
              <w:rPr>
                <w:rFonts w:ascii="Verdana" w:hAnsi="Verdana"/>
                <w:sz w:val="18"/>
                <w:szCs w:val="18"/>
              </w:rPr>
            </w:pPr>
          </w:p>
        </w:tc>
      </w:tr>
      <w:tr w:rsidR="00B213FE" w:rsidRPr="000701CA" w14:paraId="6B1CDD5A" w14:textId="77777777" w:rsidTr="0BA2DEC0">
        <w:trPr>
          <w:trHeight w:val="680"/>
        </w:trPr>
        <w:tc>
          <w:tcPr>
            <w:tcW w:w="803" w:type="dxa"/>
          </w:tcPr>
          <w:p w14:paraId="4DA3255D" w14:textId="520A8493" w:rsidR="00B213FE" w:rsidRPr="446DCBE7" w:rsidRDefault="5F446429" w:rsidP="0BA2DEC0">
            <w:pPr>
              <w:rPr>
                <w:rFonts w:ascii="Verdana" w:hAnsi="Verdana"/>
                <w:sz w:val="18"/>
                <w:szCs w:val="18"/>
                <w:highlight w:val="yellow"/>
              </w:rPr>
            </w:pPr>
            <w:r w:rsidRPr="0BA2DEC0">
              <w:rPr>
                <w:rFonts w:ascii="Verdana" w:hAnsi="Verdana"/>
                <w:sz w:val="18"/>
                <w:szCs w:val="18"/>
                <w:highlight w:val="yellow"/>
              </w:rPr>
              <w:t>3</w:t>
            </w:r>
          </w:p>
        </w:tc>
        <w:tc>
          <w:tcPr>
            <w:tcW w:w="9922" w:type="dxa"/>
          </w:tcPr>
          <w:p w14:paraId="06DD41F9" w14:textId="4534B9B7" w:rsidR="00B213FE" w:rsidRPr="446DCBE7" w:rsidRDefault="5F446429" w:rsidP="0BA2DEC0">
            <w:pPr>
              <w:rPr>
                <w:rFonts w:ascii="Verdana" w:hAnsi="Verdana"/>
                <w:sz w:val="18"/>
                <w:szCs w:val="18"/>
                <w:highlight w:val="yellow"/>
              </w:rPr>
            </w:pPr>
            <w:r w:rsidRPr="0BA2DEC0">
              <w:rPr>
                <w:rFonts w:ascii="Verdana" w:hAnsi="Verdana"/>
                <w:sz w:val="18"/>
                <w:szCs w:val="18"/>
                <w:highlight w:val="yellow"/>
              </w:rPr>
              <w:t xml:space="preserve">Equipment overnight permit to be completed whenever equipment runs overnight </w:t>
            </w:r>
            <w:r w:rsidR="00B213FE">
              <w:br/>
            </w:r>
            <w:r w:rsidR="1B414CD8" w:rsidRPr="0BA2DEC0">
              <w:rPr>
                <w:rFonts w:ascii="Verdana" w:hAnsi="Verdana"/>
                <w:sz w:val="18"/>
                <w:szCs w:val="18"/>
                <w:highlight w:val="yellow"/>
              </w:rPr>
              <w:t>H&amp;S to share equipment overnight permit</w:t>
            </w:r>
          </w:p>
        </w:tc>
        <w:tc>
          <w:tcPr>
            <w:tcW w:w="1495" w:type="dxa"/>
          </w:tcPr>
          <w:p w14:paraId="20DFBAB3" w14:textId="2B875B46" w:rsidR="00B213FE" w:rsidRPr="446DCBE7" w:rsidRDefault="1B414CD8" w:rsidP="0BA2DEC0">
            <w:pPr>
              <w:rPr>
                <w:rFonts w:ascii="Verdana" w:hAnsi="Verdana"/>
                <w:sz w:val="18"/>
                <w:szCs w:val="18"/>
                <w:highlight w:val="yellow"/>
              </w:rPr>
            </w:pPr>
            <w:r w:rsidRPr="0BA2DEC0">
              <w:rPr>
                <w:rFonts w:ascii="Verdana" w:hAnsi="Verdana"/>
                <w:sz w:val="18"/>
                <w:szCs w:val="18"/>
                <w:highlight w:val="yellow"/>
              </w:rPr>
              <w:t>JB, AQ, KQ</w:t>
            </w:r>
          </w:p>
          <w:p w14:paraId="7138911F" w14:textId="031917A3" w:rsidR="00B213FE" w:rsidRPr="446DCBE7" w:rsidRDefault="00B213FE" w:rsidP="0BA2DEC0">
            <w:pPr>
              <w:rPr>
                <w:rFonts w:ascii="Verdana" w:hAnsi="Verdana"/>
                <w:sz w:val="18"/>
                <w:szCs w:val="18"/>
                <w:highlight w:val="yellow"/>
              </w:rPr>
            </w:pPr>
          </w:p>
        </w:tc>
        <w:tc>
          <w:tcPr>
            <w:tcW w:w="1950" w:type="dxa"/>
          </w:tcPr>
          <w:p w14:paraId="22243DC9" w14:textId="2BFE05D4" w:rsidR="00B213FE" w:rsidRPr="000701CA" w:rsidRDefault="1B414CD8" w:rsidP="0BA2DEC0">
            <w:pPr>
              <w:rPr>
                <w:rFonts w:ascii="Verdana" w:hAnsi="Verdana"/>
                <w:sz w:val="18"/>
                <w:szCs w:val="18"/>
                <w:highlight w:val="yellow"/>
              </w:rPr>
            </w:pPr>
            <w:r w:rsidRPr="0BA2DEC0">
              <w:rPr>
                <w:rFonts w:ascii="Verdana" w:hAnsi="Verdana"/>
                <w:sz w:val="18"/>
                <w:szCs w:val="18"/>
                <w:highlight w:val="yellow"/>
              </w:rPr>
              <w:t>Before equipment can run overnight</w:t>
            </w:r>
          </w:p>
        </w:tc>
        <w:tc>
          <w:tcPr>
            <w:tcW w:w="1418" w:type="dxa"/>
          </w:tcPr>
          <w:p w14:paraId="636314AB" w14:textId="77777777" w:rsidR="00B213FE" w:rsidRPr="000701CA" w:rsidRDefault="00B213FE" w:rsidP="0BA2DEC0">
            <w:pPr>
              <w:rPr>
                <w:rFonts w:ascii="Verdana" w:hAnsi="Verdana"/>
                <w:sz w:val="18"/>
                <w:szCs w:val="18"/>
                <w:highlight w:val="yellow"/>
              </w:rPr>
            </w:pPr>
          </w:p>
        </w:tc>
      </w:tr>
    </w:tbl>
    <w:p w14:paraId="2B1BDC08" w14:textId="477F71AF" w:rsidR="00F32115" w:rsidRDefault="00F32115" w:rsidP="00FA0224">
      <w:pPr>
        <w:spacing w:line="288" w:lineRule="auto"/>
      </w:pPr>
    </w:p>
    <w:p w14:paraId="3FEEB078" w14:textId="77777777" w:rsidR="00B213FE" w:rsidRPr="00B213FE" w:rsidRDefault="00B213FE" w:rsidP="00B213FE">
      <w:pPr>
        <w:textAlignment w:val="baseline"/>
        <w:rPr>
          <w:rFonts w:ascii="Segoe UI" w:hAnsi="Segoe UI" w:cs="Segoe UI"/>
          <w:b/>
          <w:bCs/>
          <w:sz w:val="18"/>
          <w:szCs w:val="18"/>
          <w:lang w:eastAsia="en-GB"/>
        </w:rPr>
      </w:pPr>
      <w:r w:rsidRPr="00B213FE">
        <w:rPr>
          <w:b/>
          <w:bCs/>
          <w:szCs w:val="24"/>
          <w:lang w:eastAsia="en-GB"/>
        </w:rPr>
        <w:t>I have read and understand the above risk assessment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15"/>
        <w:gridCol w:w="5130"/>
        <w:gridCol w:w="5130"/>
      </w:tblGrid>
      <w:tr w:rsidR="00B213FE" w:rsidRPr="00B213FE" w14:paraId="03E17A7F"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42F4BDF1"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Name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422791EE"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Signature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031626F7"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Date </w:t>
            </w:r>
          </w:p>
        </w:tc>
      </w:tr>
      <w:tr w:rsidR="00B213FE" w:rsidRPr="00B213FE" w14:paraId="3DFC0F51"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7C25066B"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3374351E"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0C268D01"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5D8CA6E2"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09E479DC"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1D23A1D3"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7B03D844"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362E94E2"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77EB0171"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0DA347FC"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4C0D52CE"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41AD079A"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34127918"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43BC6323"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D341241"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40E00C19"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26097D6F"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551DC0AC"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71756CE9"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2EE75E46"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6E3CF2D2"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333C5707"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CE38162"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519AB4BB"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7D187CD1"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F795284"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5C5F5DB4"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18BCB188"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37144AD1"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0870872"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775BD30E"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4EDDF5D3"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19F3622F"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90A6C42"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0FE7E8E3"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655AA6A3"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342C83AF"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AC496DC"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52DC37EF"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2867E449"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61B79ABF"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5BB881ED"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505D5A8E"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12A60FB7"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34AD912C"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01A717DC"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024B025B"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r w:rsidR="00B213FE" w:rsidRPr="00B213FE" w14:paraId="0B16C725" w14:textId="77777777" w:rsidTr="00B213FE">
        <w:tc>
          <w:tcPr>
            <w:tcW w:w="5115" w:type="dxa"/>
            <w:tcBorders>
              <w:top w:val="single" w:sz="6" w:space="0" w:color="auto"/>
              <w:left w:val="single" w:sz="6" w:space="0" w:color="auto"/>
              <w:bottom w:val="single" w:sz="6" w:space="0" w:color="auto"/>
              <w:right w:val="single" w:sz="6" w:space="0" w:color="auto"/>
            </w:tcBorders>
            <w:shd w:val="clear" w:color="auto" w:fill="auto"/>
            <w:hideMark/>
          </w:tcPr>
          <w:p w14:paraId="07B5965E"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5C5645C9"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74C029F6" w14:textId="77777777" w:rsidR="00B213FE" w:rsidRPr="00B213FE" w:rsidRDefault="00B213FE" w:rsidP="00B213FE">
            <w:pPr>
              <w:textAlignment w:val="baseline"/>
              <w:rPr>
                <w:rFonts w:ascii="Times New Roman" w:hAnsi="Times New Roman" w:cs="Times New Roman"/>
                <w:szCs w:val="24"/>
                <w:lang w:eastAsia="en-GB"/>
              </w:rPr>
            </w:pPr>
            <w:r w:rsidRPr="00B213FE">
              <w:rPr>
                <w:szCs w:val="24"/>
                <w:lang w:eastAsia="en-GB"/>
              </w:rPr>
              <w:t> </w:t>
            </w:r>
          </w:p>
        </w:tc>
      </w:tr>
    </w:tbl>
    <w:p w14:paraId="6886601E" w14:textId="788E7815" w:rsidR="00F32115" w:rsidRDefault="00F32115" w:rsidP="00FA0224">
      <w:pPr>
        <w:spacing w:line="288" w:lineRule="auto"/>
      </w:pPr>
    </w:p>
    <w:p w14:paraId="0CD7B166" w14:textId="77777777" w:rsidR="0095414C" w:rsidRDefault="00F32115" w:rsidP="00FA0224">
      <w:pPr>
        <w:spacing w:line="288" w:lineRule="auto"/>
        <w:rPr>
          <w:b/>
          <w:bCs/>
        </w:rPr>
      </w:pPr>
      <w:r w:rsidRPr="47483383">
        <w:rPr>
          <w:b/>
          <w:bCs/>
        </w:rPr>
        <w:br w:type="page"/>
      </w:r>
      <w:r w:rsidR="446D8C2C" w:rsidRPr="47483383">
        <w:rPr>
          <w:b/>
          <w:bCs/>
        </w:rPr>
        <w:t>Warning signs</w:t>
      </w:r>
    </w:p>
    <w:p w14:paraId="5E6FF7EF" w14:textId="4231E57F" w:rsidR="00F32115" w:rsidRDefault="48BBB997" w:rsidP="00FA0224">
      <w:pPr>
        <w:spacing w:line="288" w:lineRule="auto"/>
        <w:rPr>
          <w:szCs w:val="24"/>
        </w:rPr>
      </w:pPr>
      <w:r>
        <w:rPr>
          <w:noProof/>
          <w:lang w:eastAsia="en-GB"/>
        </w:rPr>
        <w:drawing>
          <wp:inline distT="0" distB="0" distL="0" distR="0" wp14:anchorId="5D7D7853" wp14:editId="52F29131">
            <wp:extent cx="720000" cy="1022400"/>
            <wp:effectExtent l="0" t="0" r="4445" b="6350"/>
            <wp:docPr id="1768737042" name="Picture 176873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7370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Pr>
          <w:noProof/>
          <w:lang w:eastAsia="en-GB"/>
        </w:rPr>
        <w:drawing>
          <wp:inline distT="0" distB="0" distL="0" distR="0" wp14:anchorId="3FCEC33A" wp14:editId="1D56CA73">
            <wp:extent cx="720000" cy="1022400"/>
            <wp:effectExtent l="0" t="0" r="4445" b="6350"/>
            <wp:docPr id="1355880948" name="Picture 135588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8809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095414C">
        <w:rPr>
          <w:noProof/>
          <w:lang w:eastAsia="en-GB"/>
        </w:rPr>
        <w:drawing>
          <wp:inline distT="0" distB="0" distL="0" distR="0" wp14:anchorId="2026A1BF" wp14:editId="014400AB">
            <wp:extent cx="720000" cy="1022400"/>
            <wp:effectExtent l="0" t="0" r="4445" b="6350"/>
            <wp:docPr id="2083458089" name="Picture 2083458089" descr="A yellow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4580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FF29415">
        <w:rPr>
          <w:noProof/>
          <w:lang w:eastAsia="en-GB"/>
        </w:rPr>
        <w:drawing>
          <wp:inline distT="0" distB="0" distL="0" distR="0" wp14:anchorId="57A10DF7" wp14:editId="5C981A4C">
            <wp:extent cx="720000" cy="1022400"/>
            <wp:effectExtent l="0" t="0" r="4445" b="6350"/>
            <wp:docPr id="1566244557" name="Picture 156624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2445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FF29415">
        <w:rPr>
          <w:noProof/>
          <w:lang w:eastAsia="en-GB"/>
        </w:rPr>
        <w:drawing>
          <wp:inline distT="0" distB="0" distL="0" distR="0" wp14:anchorId="6849F084" wp14:editId="74D8BFAC">
            <wp:extent cx="720000" cy="1022400"/>
            <wp:effectExtent l="0" t="0" r="4445" b="6350"/>
            <wp:docPr id="546089920" name="Picture 54608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0899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FF29415">
        <w:rPr>
          <w:noProof/>
          <w:lang w:eastAsia="en-GB"/>
        </w:rPr>
        <w:drawing>
          <wp:inline distT="0" distB="0" distL="0" distR="0" wp14:anchorId="30DCA87A" wp14:editId="59BF9F9B">
            <wp:extent cx="720000" cy="1022400"/>
            <wp:effectExtent l="0" t="0" r="4445" b="6350"/>
            <wp:docPr id="1242029420" name="Picture 12420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0294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FF29415">
        <w:rPr>
          <w:noProof/>
          <w:lang w:eastAsia="en-GB"/>
        </w:rPr>
        <w:drawing>
          <wp:inline distT="0" distB="0" distL="0" distR="0" wp14:anchorId="21CA05E6" wp14:editId="3E139FFB">
            <wp:extent cx="720000" cy="1022400"/>
            <wp:effectExtent l="0" t="0" r="4445" b="6350"/>
            <wp:docPr id="804794731" name="Picture 80479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7947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487B279">
        <w:rPr>
          <w:noProof/>
          <w:lang w:eastAsia="en-GB"/>
        </w:rPr>
        <w:drawing>
          <wp:inline distT="0" distB="0" distL="0" distR="0" wp14:anchorId="62BCF68E" wp14:editId="5AD50D81">
            <wp:extent cx="720000" cy="1022400"/>
            <wp:effectExtent l="0" t="0" r="4445" b="6350"/>
            <wp:docPr id="1371920646" name="Picture 137192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9206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487B279">
        <w:rPr>
          <w:noProof/>
          <w:lang w:eastAsia="en-GB"/>
        </w:rPr>
        <w:drawing>
          <wp:inline distT="0" distB="0" distL="0" distR="0" wp14:anchorId="0CA43056" wp14:editId="4A2DADF1">
            <wp:extent cx="720000" cy="1022400"/>
            <wp:effectExtent l="0" t="0" r="4445" b="6350"/>
            <wp:docPr id="1063667655" name="Picture 106366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6765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487B279">
        <w:rPr>
          <w:noProof/>
          <w:lang w:eastAsia="en-GB"/>
        </w:rPr>
        <w:drawing>
          <wp:inline distT="0" distB="0" distL="0" distR="0" wp14:anchorId="65213D3D" wp14:editId="425035DD">
            <wp:extent cx="720000" cy="1022400"/>
            <wp:effectExtent l="0" t="0" r="4445" b="6350"/>
            <wp:docPr id="533024471" name="Picture 53302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0244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6E39D05">
        <w:rPr>
          <w:noProof/>
          <w:lang w:eastAsia="en-GB"/>
        </w:rPr>
        <w:drawing>
          <wp:inline distT="0" distB="0" distL="0" distR="0" wp14:anchorId="63993A8B" wp14:editId="728DCF05">
            <wp:extent cx="720000" cy="1022400"/>
            <wp:effectExtent l="0" t="0" r="4445" b="6350"/>
            <wp:docPr id="1831208325" name="Picture 183120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2083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6E39D05">
        <w:rPr>
          <w:noProof/>
          <w:lang w:eastAsia="en-GB"/>
        </w:rPr>
        <w:drawing>
          <wp:inline distT="0" distB="0" distL="0" distR="0" wp14:anchorId="60F2B536" wp14:editId="61336A7B">
            <wp:extent cx="720000" cy="1022400"/>
            <wp:effectExtent l="0" t="0" r="4445" b="6350"/>
            <wp:docPr id="1300565141" name="Picture 130056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5651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A637228">
        <w:rPr>
          <w:noProof/>
          <w:lang w:eastAsia="en-GB"/>
        </w:rPr>
        <w:drawing>
          <wp:inline distT="0" distB="0" distL="0" distR="0" wp14:anchorId="46C5DFA3" wp14:editId="3F5ACF5A">
            <wp:extent cx="720000" cy="1022400"/>
            <wp:effectExtent l="0" t="0" r="4445" b="6350"/>
            <wp:docPr id="950270891" name="Picture 95027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27089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A637228">
        <w:rPr>
          <w:noProof/>
          <w:lang w:eastAsia="en-GB"/>
        </w:rPr>
        <w:drawing>
          <wp:inline distT="0" distB="0" distL="0" distR="0" wp14:anchorId="1ED6932D" wp14:editId="64A21BD6">
            <wp:extent cx="720000" cy="1022400"/>
            <wp:effectExtent l="0" t="0" r="4445" b="6350"/>
            <wp:docPr id="2044597968" name="Picture 204459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597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A637228">
        <w:rPr>
          <w:noProof/>
          <w:lang w:eastAsia="en-GB"/>
        </w:rPr>
        <w:drawing>
          <wp:inline distT="0" distB="0" distL="0" distR="0" wp14:anchorId="5AE3C06F" wp14:editId="44AD6B1F">
            <wp:extent cx="720000" cy="1022400"/>
            <wp:effectExtent l="0" t="0" r="4445" b="6350"/>
            <wp:docPr id="7562603" name="Picture 75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260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AE00FC3">
        <w:rPr>
          <w:noProof/>
          <w:lang w:eastAsia="en-GB"/>
        </w:rPr>
        <w:drawing>
          <wp:inline distT="0" distB="0" distL="0" distR="0" wp14:anchorId="12441909" wp14:editId="03DF5A96">
            <wp:extent cx="720000" cy="1022400"/>
            <wp:effectExtent l="0" t="0" r="4445" b="6350"/>
            <wp:docPr id="1233561186" name="Picture 123356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6118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AE00FC3">
        <w:rPr>
          <w:noProof/>
          <w:lang w:eastAsia="en-GB"/>
        </w:rPr>
        <w:drawing>
          <wp:inline distT="0" distB="0" distL="0" distR="0" wp14:anchorId="1066D4D6" wp14:editId="69CCAFCC">
            <wp:extent cx="720000" cy="1022400"/>
            <wp:effectExtent l="0" t="0" r="4445" b="6350"/>
            <wp:docPr id="518369224" name="Picture 51836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36922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AE00FC3">
        <w:rPr>
          <w:noProof/>
          <w:lang w:eastAsia="en-GB"/>
        </w:rPr>
        <w:drawing>
          <wp:inline distT="0" distB="0" distL="0" distR="0" wp14:anchorId="71638B79" wp14:editId="4AE39573">
            <wp:extent cx="720000" cy="1022400"/>
            <wp:effectExtent l="0" t="0" r="4445" b="6350"/>
            <wp:docPr id="1227093130" name="Picture 122709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09313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AE00FC3">
        <w:rPr>
          <w:noProof/>
          <w:lang w:eastAsia="en-GB"/>
        </w:rPr>
        <w:drawing>
          <wp:inline distT="0" distB="0" distL="0" distR="0" wp14:anchorId="76752B41" wp14:editId="63B6F754">
            <wp:extent cx="720000" cy="1022400"/>
            <wp:effectExtent l="0" t="0" r="4445" b="6350"/>
            <wp:docPr id="1721747123" name="Picture 172174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7471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AE00FC3">
        <w:rPr>
          <w:noProof/>
          <w:lang w:eastAsia="en-GB"/>
        </w:rPr>
        <w:drawing>
          <wp:inline distT="0" distB="0" distL="0" distR="0" wp14:anchorId="2D79DD83" wp14:editId="68344E64">
            <wp:extent cx="720000" cy="1022400"/>
            <wp:effectExtent l="0" t="0" r="4445" b="6350"/>
            <wp:docPr id="340726505" name="Picture 34072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72650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C1FA43D">
        <w:rPr>
          <w:noProof/>
          <w:lang w:eastAsia="en-GB"/>
        </w:rPr>
        <w:drawing>
          <wp:inline distT="0" distB="0" distL="0" distR="0" wp14:anchorId="17C97008" wp14:editId="393ECC53">
            <wp:extent cx="720000" cy="1022400"/>
            <wp:effectExtent l="0" t="0" r="4445" b="6350"/>
            <wp:docPr id="531192406" name="Picture 53119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1924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C1FA43D">
        <w:rPr>
          <w:noProof/>
          <w:lang w:eastAsia="en-GB"/>
        </w:rPr>
        <w:drawing>
          <wp:inline distT="0" distB="0" distL="0" distR="0" wp14:anchorId="467CC4FE" wp14:editId="35E34330">
            <wp:extent cx="720000" cy="1022400"/>
            <wp:effectExtent l="0" t="0" r="4445" b="6350"/>
            <wp:docPr id="1496992549" name="Picture 149699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9925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C1FA43D">
        <w:rPr>
          <w:noProof/>
          <w:lang w:eastAsia="en-GB"/>
        </w:rPr>
        <w:drawing>
          <wp:inline distT="0" distB="0" distL="0" distR="0" wp14:anchorId="14E32AB1" wp14:editId="5BF6EF07">
            <wp:extent cx="720000" cy="1022400"/>
            <wp:effectExtent l="0" t="0" r="4445" b="6350"/>
            <wp:docPr id="919333679" name="Picture 91933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33367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5F0A64D">
        <w:rPr>
          <w:noProof/>
          <w:lang w:eastAsia="en-GB"/>
        </w:rPr>
        <w:drawing>
          <wp:inline distT="0" distB="0" distL="0" distR="0" wp14:anchorId="5B6CB6C1" wp14:editId="4CDBEBF5">
            <wp:extent cx="720000" cy="1022400"/>
            <wp:effectExtent l="0" t="0" r="4445" b="6350"/>
            <wp:docPr id="1091266164" name="Picture 109126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26616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FDCA1FC">
        <w:rPr>
          <w:noProof/>
          <w:lang w:eastAsia="en-GB"/>
        </w:rPr>
        <w:drawing>
          <wp:inline distT="0" distB="0" distL="0" distR="0" wp14:anchorId="1F1281D7" wp14:editId="352D39F8">
            <wp:extent cx="720000" cy="1022400"/>
            <wp:effectExtent l="0" t="0" r="4445" b="6350"/>
            <wp:docPr id="933879748" name="Picture 93387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8797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FDCA1FC">
        <w:rPr>
          <w:noProof/>
          <w:lang w:eastAsia="en-GB"/>
        </w:rPr>
        <w:drawing>
          <wp:inline distT="0" distB="0" distL="0" distR="0" wp14:anchorId="2B4F636C" wp14:editId="5A450FBF">
            <wp:extent cx="720000" cy="1022400"/>
            <wp:effectExtent l="0" t="0" r="4445" b="6350"/>
            <wp:docPr id="1199220728" name="Picture 119922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22072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FDCA1FC">
        <w:rPr>
          <w:noProof/>
          <w:lang w:eastAsia="en-GB"/>
        </w:rPr>
        <w:drawing>
          <wp:inline distT="0" distB="0" distL="0" distR="0" wp14:anchorId="122C1CF8" wp14:editId="4197A06A">
            <wp:extent cx="720000" cy="1022400"/>
            <wp:effectExtent l="0" t="0" r="4445" b="6350"/>
            <wp:docPr id="2133967331" name="Picture 213396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96733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FDCA1FC">
        <w:rPr>
          <w:noProof/>
          <w:lang w:eastAsia="en-GB"/>
        </w:rPr>
        <w:drawing>
          <wp:inline distT="0" distB="0" distL="0" distR="0" wp14:anchorId="1CB822D9" wp14:editId="386B07F4">
            <wp:extent cx="720000" cy="1022400"/>
            <wp:effectExtent l="0" t="0" r="4445" b="6350"/>
            <wp:docPr id="1909628745" name="Picture 190962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62874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3A88918">
        <w:rPr>
          <w:noProof/>
          <w:lang w:eastAsia="en-GB"/>
        </w:rPr>
        <w:drawing>
          <wp:inline distT="0" distB="0" distL="0" distR="0" wp14:anchorId="2BA8CB18" wp14:editId="1A3A295E">
            <wp:extent cx="720000" cy="1022400"/>
            <wp:effectExtent l="0" t="0" r="4445" b="6350"/>
            <wp:docPr id="313308867" name="Picture 31330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0886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3A88918">
        <w:rPr>
          <w:noProof/>
          <w:lang w:eastAsia="en-GB"/>
        </w:rPr>
        <w:drawing>
          <wp:inline distT="0" distB="0" distL="0" distR="0" wp14:anchorId="4AE639E7" wp14:editId="5DCE857A">
            <wp:extent cx="720000" cy="1022400"/>
            <wp:effectExtent l="0" t="0" r="4445" b="6350"/>
            <wp:docPr id="1220196077" name="Picture 122019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19607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3A88918">
        <w:rPr>
          <w:noProof/>
          <w:lang w:eastAsia="en-GB"/>
        </w:rPr>
        <w:drawing>
          <wp:inline distT="0" distB="0" distL="0" distR="0" wp14:anchorId="0BC5C4F2" wp14:editId="491F54AC">
            <wp:extent cx="720000" cy="1022400"/>
            <wp:effectExtent l="0" t="0" r="4445" b="6350"/>
            <wp:docPr id="122426978" name="Picture 12242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2697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3A88918">
        <w:rPr>
          <w:noProof/>
          <w:lang w:eastAsia="en-GB"/>
        </w:rPr>
        <w:drawing>
          <wp:inline distT="0" distB="0" distL="0" distR="0" wp14:anchorId="43225C47" wp14:editId="16C3761B">
            <wp:extent cx="720000" cy="1022400"/>
            <wp:effectExtent l="0" t="0" r="4445" b="6350"/>
            <wp:docPr id="491748184" name="Picture 49174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818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8C151E7">
        <w:rPr>
          <w:noProof/>
          <w:lang w:eastAsia="en-GB"/>
        </w:rPr>
        <w:drawing>
          <wp:inline distT="0" distB="0" distL="0" distR="0" wp14:anchorId="0B40F42C" wp14:editId="19C1CEE4">
            <wp:extent cx="720000" cy="1022400"/>
            <wp:effectExtent l="0" t="0" r="4445" b="6350"/>
            <wp:docPr id="249330946" name="Picture 24933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3094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8C151E7">
        <w:rPr>
          <w:noProof/>
          <w:lang w:eastAsia="en-GB"/>
        </w:rPr>
        <w:drawing>
          <wp:inline distT="0" distB="0" distL="0" distR="0" wp14:anchorId="507ABDEF" wp14:editId="0DD4612B">
            <wp:extent cx="720000" cy="1022400"/>
            <wp:effectExtent l="0" t="0" r="4445" b="6350"/>
            <wp:docPr id="1957631511" name="Picture 195763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63151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B7AF79B">
        <w:rPr>
          <w:noProof/>
          <w:lang w:eastAsia="en-GB"/>
        </w:rPr>
        <w:drawing>
          <wp:inline distT="0" distB="0" distL="0" distR="0" wp14:anchorId="2BA4252D" wp14:editId="3218E44B">
            <wp:extent cx="723900" cy="1028267"/>
            <wp:effectExtent l="0" t="0" r="0" b="0"/>
            <wp:docPr id="1291872576" name="Picture 129187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23900" cy="1028267"/>
                    </a:xfrm>
                    <a:prstGeom prst="rect">
                      <a:avLst/>
                    </a:prstGeom>
                  </pic:spPr>
                </pic:pic>
              </a:graphicData>
            </a:graphic>
          </wp:inline>
        </w:drawing>
      </w:r>
    </w:p>
    <w:p w14:paraId="6004FE3F" w14:textId="3A97F579" w:rsidR="00053BFE" w:rsidRDefault="6C563161" w:rsidP="47483383">
      <w:pPr>
        <w:spacing w:line="288" w:lineRule="auto"/>
        <w:rPr>
          <w:b/>
          <w:bCs/>
        </w:rPr>
      </w:pPr>
      <w:r w:rsidRPr="47483383">
        <w:rPr>
          <w:b/>
          <w:bCs/>
        </w:rPr>
        <w:t>Prohibition signs</w:t>
      </w:r>
    </w:p>
    <w:p w14:paraId="4046A69D" w14:textId="3011EF51" w:rsidR="00F32115" w:rsidRDefault="6C563161" w:rsidP="47483383">
      <w:pPr>
        <w:spacing w:line="288" w:lineRule="auto"/>
      </w:pPr>
      <w:r>
        <w:rPr>
          <w:noProof/>
          <w:lang w:eastAsia="en-GB"/>
        </w:rPr>
        <w:drawing>
          <wp:inline distT="0" distB="0" distL="0" distR="0" wp14:anchorId="75E7D50E" wp14:editId="23D48E2A">
            <wp:extent cx="720000" cy="1022400"/>
            <wp:effectExtent l="0" t="0" r="4445" b="6350"/>
            <wp:docPr id="1042947766" name="Picture 104294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Pr>
          <w:noProof/>
          <w:lang w:eastAsia="en-GB"/>
        </w:rPr>
        <w:drawing>
          <wp:inline distT="0" distB="0" distL="0" distR="0" wp14:anchorId="1973F876" wp14:editId="6E973947">
            <wp:extent cx="720000" cy="1022400"/>
            <wp:effectExtent l="0" t="0" r="4445" b="6350"/>
            <wp:docPr id="887184316" name="Picture 88718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Pr>
          <w:noProof/>
          <w:lang w:eastAsia="en-GB"/>
        </w:rPr>
        <w:drawing>
          <wp:inline distT="0" distB="0" distL="0" distR="0" wp14:anchorId="12439085" wp14:editId="3A7D3BB3">
            <wp:extent cx="720000" cy="1022400"/>
            <wp:effectExtent l="0" t="0" r="4445" b="6350"/>
            <wp:docPr id="517447122" name="Picture 51744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Pr>
          <w:noProof/>
          <w:lang w:eastAsia="en-GB"/>
        </w:rPr>
        <w:drawing>
          <wp:inline distT="0" distB="0" distL="0" distR="0" wp14:anchorId="73DD2614" wp14:editId="716812DF">
            <wp:extent cx="720000" cy="1022400"/>
            <wp:effectExtent l="0" t="0" r="4445" b="6350"/>
            <wp:docPr id="1220309442" name="Picture 122030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EFA784A">
        <w:rPr>
          <w:noProof/>
          <w:lang w:eastAsia="en-GB"/>
        </w:rPr>
        <w:drawing>
          <wp:inline distT="0" distB="0" distL="0" distR="0" wp14:anchorId="3BE1C12E" wp14:editId="40A8F4D7">
            <wp:extent cx="720000" cy="1022400"/>
            <wp:effectExtent l="0" t="0" r="4445" b="6350"/>
            <wp:docPr id="1021595205" name="Picture 102159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EFA784A">
        <w:rPr>
          <w:noProof/>
          <w:lang w:eastAsia="en-GB"/>
        </w:rPr>
        <w:drawing>
          <wp:inline distT="0" distB="0" distL="0" distR="0" wp14:anchorId="6EA92DF7" wp14:editId="2CC5B173">
            <wp:extent cx="720000" cy="1022400"/>
            <wp:effectExtent l="0" t="0" r="4445" b="6350"/>
            <wp:docPr id="644767078" name="Picture 64476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EFA784A">
        <w:rPr>
          <w:noProof/>
          <w:lang w:eastAsia="en-GB"/>
        </w:rPr>
        <w:drawing>
          <wp:inline distT="0" distB="0" distL="0" distR="0" wp14:anchorId="361B377C" wp14:editId="37355E59">
            <wp:extent cx="720000" cy="1022400"/>
            <wp:effectExtent l="0" t="0" r="4445" b="6350"/>
            <wp:docPr id="851195125" name="Picture 85119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EFA784A">
        <w:rPr>
          <w:noProof/>
          <w:lang w:eastAsia="en-GB"/>
        </w:rPr>
        <w:drawing>
          <wp:inline distT="0" distB="0" distL="0" distR="0" wp14:anchorId="674BC641" wp14:editId="15714072">
            <wp:extent cx="720000" cy="1022400"/>
            <wp:effectExtent l="0" t="0" r="4445" b="6350"/>
            <wp:docPr id="542319257" name="Picture 54231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BC0108B">
        <w:rPr>
          <w:noProof/>
          <w:lang w:eastAsia="en-GB"/>
        </w:rPr>
        <w:drawing>
          <wp:inline distT="0" distB="0" distL="0" distR="0" wp14:anchorId="40F6A9F1" wp14:editId="34C20D29">
            <wp:extent cx="720000" cy="1022400"/>
            <wp:effectExtent l="0" t="0" r="4445" b="6350"/>
            <wp:docPr id="599906674" name="Picture 59990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7BC0108B">
        <w:rPr>
          <w:noProof/>
          <w:lang w:eastAsia="en-GB"/>
        </w:rPr>
        <w:drawing>
          <wp:inline distT="0" distB="0" distL="0" distR="0" wp14:anchorId="25AE0607" wp14:editId="137FBD22">
            <wp:extent cx="720000" cy="1022400"/>
            <wp:effectExtent l="0" t="0" r="4445" b="6350"/>
            <wp:docPr id="1947796022" name="Picture 194779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474BC8A">
        <w:rPr>
          <w:noProof/>
          <w:lang w:eastAsia="en-GB"/>
        </w:rPr>
        <w:drawing>
          <wp:inline distT="0" distB="0" distL="0" distR="0" wp14:anchorId="3E175443" wp14:editId="26876FA9">
            <wp:extent cx="720000" cy="1022400"/>
            <wp:effectExtent l="0" t="0" r="4445" b="6350"/>
            <wp:docPr id="1124407229" name="Picture 112440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4474BC8A">
        <w:rPr>
          <w:noProof/>
          <w:lang w:eastAsia="en-GB"/>
        </w:rPr>
        <w:drawing>
          <wp:inline distT="0" distB="0" distL="0" distR="0" wp14:anchorId="74BFB944" wp14:editId="34D3639D">
            <wp:extent cx="720000" cy="1022400"/>
            <wp:effectExtent l="0" t="0" r="4445" b="6350"/>
            <wp:docPr id="1982330360" name="Picture 198233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p>
    <w:p w14:paraId="5EC2363A" w14:textId="7F52CA4E" w:rsidR="00F32115" w:rsidRDefault="00F32115" w:rsidP="47483383">
      <w:pPr>
        <w:spacing w:line="288" w:lineRule="auto"/>
      </w:pPr>
    </w:p>
    <w:p w14:paraId="03FCA709" w14:textId="4863AAD6" w:rsidR="00F32115" w:rsidRDefault="3F135C23" w:rsidP="47483383">
      <w:pPr>
        <w:spacing w:line="288" w:lineRule="auto"/>
        <w:rPr>
          <w:b/>
          <w:bCs/>
        </w:rPr>
      </w:pPr>
      <w:r w:rsidRPr="47483383">
        <w:rPr>
          <w:b/>
          <w:bCs/>
        </w:rPr>
        <w:t>Mandatory signs</w:t>
      </w:r>
    </w:p>
    <w:p w14:paraId="57483F36" w14:textId="2286E4DF" w:rsidR="1B92531B" w:rsidRDefault="3F135C23" w:rsidP="47483383">
      <w:pPr>
        <w:spacing w:line="288" w:lineRule="auto"/>
      </w:pPr>
      <w:r>
        <w:rPr>
          <w:noProof/>
          <w:lang w:eastAsia="en-GB"/>
        </w:rPr>
        <w:drawing>
          <wp:inline distT="0" distB="0" distL="0" distR="0" wp14:anchorId="6EDC4182" wp14:editId="72E09319">
            <wp:extent cx="720000" cy="1022400"/>
            <wp:effectExtent l="0" t="0" r="4445" b="6350"/>
            <wp:docPr id="36339109" name="Picture 3633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8DD5162">
        <w:rPr>
          <w:noProof/>
          <w:lang w:eastAsia="en-GB"/>
        </w:rPr>
        <w:drawing>
          <wp:inline distT="0" distB="0" distL="0" distR="0" wp14:anchorId="6CC9A53D" wp14:editId="7D15357D">
            <wp:extent cx="720000" cy="1022400"/>
            <wp:effectExtent l="0" t="0" r="4445" b="6350"/>
            <wp:docPr id="1012126882" name="Picture 101212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8DD5162">
        <w:rPr>
          <w:noProof/>
          <w:lang w:eastAsia="en-GB"/>
        </w:rPr>
        <w:drawing>
          <wp:inline distT="0" distB="0" distL="0" distR="0" wp14:anchorId="5E837A62" wp14:editId="31B2005C">
            <wp:extent cx="720000" cy="1022400"/>
            <wp:effectExtent l="0" t="0" r="4445" b="6350"/>
            <wp:docPr id="92303560" name="Picture 9230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8DD5162">
        <w:rPr>
          <w:noProof/>
          <w:lang w:eastAsia="en-GB"/>
        </w:rPr>
        <w:drawing>
          <wp:inline distT="0" distB="0" distL="0" distR="0" wp14:anchorId="4CBEB4D5" wp14:editId="14C49E52">
            <wp:extent cx="720000" cy="1022400"/>
            <wp:effectExtent l="0" t="0" r="4445" b="6350"/>
            <wp:docPr id="2023410306" name="Picture 20234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8DD5162">
        <w:rPr>
          <w:noProof/>
          <w:lang w:eastAsia="en-GB"/>
        </w:rPr>
        <w:drawing>
          <wp:inline distT="0" distB="0" distL="0" distR="0" wp14:anchorId="137D3A40" wp14:editId="55FA5B8C">
            <wp:extent cx="720000" cy="1022400"/>
            <wp:effectExtent l="0" t="0" r="4445" b="6350"/>
            <wp:docPr id="1467310886" name="Picture 146731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4DCDAC57" wp14:editId="0096E6B3">
            <wp:extent cx="720000" cy="1022400"/>
            <wp:effectExtent l="0" t="0" r="4445" b="6350"/>
            <wp:docPr id="1702585406" name="Picture 170258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6BE59570">
        <w:rPr>
          <w:noProof/>
          <w:lang w:eastAsia="en-GB"/>
        </w:rPr>
        <w:drawing>
          <wp:inline distT="0" distB="0" distL="0" distR="0" wp14:anchorId="2A4E14CC" wp14:editId="381D1687">
            <wp:extent cx="720000" cy="1022400"/>
            <wp:effectExtent l="0" t="0" r="4445" b="6350"/>
            <wp:docPr id="1046232223" name="Picture 104623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60B9ED1D" wp14:editId="4EF6070B">
            <wp:extent cx="720000" cy="1022400"/>
            <wp:effectExtent l="0" t="0" r="4445" b="6350"/>
            <wp:docPr id="221233473" name="Picture 22123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50696EC3" wp14:editId="4F7919AC">
            <wp:extent cx="720000" cy="1022400"/>
            <wp:effectExtent l="0" t="0" r="4445" b="6350"/>
            <wp:docPr id="458092183" name="Picture 45809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3ABFA0BA" wp14:editId="73DAABCE">
            <wp:extent cx="720000" cy="1022400"/>
            <wp:effectExtent l="0" t="0" r="4445" b="6350"/>
            <wp:docPr id="1060168424" name="Picture 106016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6438C7CB" wp14:editId="339C99FC">
            <wp:extent cx="720000" cy="1022400"/>
            <wp:effectExtent l="0" t="0" r="4445" b="6350"/>
            <wp:docPr id="341630609" name="Picture 34163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5C712D17" wp14:editId="6053BB31">
            <wp:extent cx="720000" cy="1022400"/>
            <wp:effectExtent l="0" t="0" r="4445" b="6350"/>
            <wp:docPr id="399049913" name="Picture 39904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1B92531B">
        <w:rPr>
          <w:noProof/>
          <w:lang w:eastAsia="en-GB"/>
        </w:rPr>
        <w:drawing>
          <wp:inline distT="0" distB="0" distL="0" distR="0" wp14:anchorId="66399CD2" wp14:editId="074129A3">
            <wp:extent cx="720000" cy="1022400"/>
            <wp:effectExtent l="0" t="0" r="4445" b="6350"/>
            <wp:docPr id="1352498045" name="Picture 135249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3989AAE5">
        <w:rPr>
          <w:noProof/>
          <w:lang w:eastAsia="en-GB"/>
        </w:rPr>
        <w:drawing>
          <wp:inline distT="0" distB="0" distL="0" distR="0" wp14:anchorId="533C1052" wp14:editId="69E6F5BB">
            <wp:extent cx="720000" cy="1022400"/>
            <wp:effectExtent l="0" t="0" r="4445" b="6350"/>
            <wp:docPr id="1285000550" name="Picture 128500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3989AAE5">
        <w:rPr>
          <w:noProof/>
          <w:lang w:eastAsia="en-GB"/>
        </w:rPr>
        <w:drawing>
          <wp:inline distT="0" distB="0" distL="0" distR="0" wp14:anchorId="5FB88D43" wp14:editId="6DF1CDEF">
            <wp:extent cx="720000" cy="1022400"/>
            <wp:effectExtent l="0" t="0" r="4445" b="6350"/>
            <wp:docPr id="840843041" name="Picture 84084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3989AAE5">
        <w:rPr>
          <w:noProof/>
          <w:lang w:eastAsia="en-GB"/>
        </w:rPr>
        <w:drawing>
          <wp:inline distT="0" distB="0" distL="0" distR="0" wp14:anchorId="3FB9144D" wp14:editId="03DD8D7C">
            <wp:extent cx="720000" cy="1022400"/>
            <wp:effectExtent l="0" t="0" r="4445" b="6350"/>
            <wp:docPr id="1009581379" name="Picture 100958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3989AAE5">
        <w:rPr>
          <w:noProof/>
          <w:lang w:eastAsia="en-GB"/>
        </w:rPr>
        <w:drawing>
          <wp:inline distT="0" distB="0" distL="0" distR="0" wp14:anchorId="0E23DD3A" wp14:editId="70764262">
            <wp:extent cx="720000" cy="1022400"/>
            <wp:effectExtent l="0" t="0" r="4445" b="6350"/>
            <wp:docPr id="700873624" name="Picture 70087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3989AAE5">
        <w:rPr>
          <w:noProof/>
          <w:lang w:eastAsia="en-GB"/>
        </w:rPr>
        <w:drawing>
          <wp:inline distT="0" distB="0" distL="0" distR="0" wp14:anchorId="087096FF" wp14:editId="65898677">
            <wp:extent cx="720000" cy="1022400"/>
            <wp:effectExtent l="0" t="0" r="4445" b="6350"/>
            <wp:docPr id="1169616617" name="Picture 116961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578102AF">
        <w:rPr>
          <w:noProof/>
          <w:lang w:eastAsia="en-GB"/>
        </w:rPr>
        <w:drawing>
          <wp:inline distT="0" distB="0" distL="0" distR="0" wp14:anchorId="676641EA" wp14:editId="69B74F0C">
            <wp:extent cx="720000" cy="1022400"/>
            <wp:effectExtent l="0" t="0" r="4445" b="6350"/>
            <wp:docPr id="1342913394" name="Picture 134291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p>
    <w:p w14:paraId="3BDF11BA" w14:textId="0484DADF" w:rsidR="00F32115" w:rsidRDefault="00F32115" w:rsidP="00FA0224">
      <w:pPr>
        <w:spacing w:line="288" w:lineRule="auto"/>
        <w:rPr>
          <w:rFonts w:ascii="Verdana" w:hAnsi="Verdana"/>
          <w:sz w:val="18"/>
          <w:szCs w:val="18"/>
        </w:rPr>
      </w:pPr>
    </w:p>
    <w:p w14:paraId="19810356" w14:textId="12F28641" w:rsidR="0095414C" w:rsidRPr="0095414C" w:rsidRDefault="0095414C" w:rsidP="0095414C">
      <w:pPr>
        <w:spacing w:line="288" w:lineRule="auto"/>
        <w:rPr>
          <w:b/>
          <w:bCs/>
        </w:rPr>
      </w:pPr>
      <w:r w:rsidRPr="0095414C">
        <w:rPr>
          <w:rFonts w:ascii="Verdana" w:hAnsi="Verdana"/>
          <w:b/>
          <w:bCs/>
          <w:sz w:val="18"/>
          <w:szCs w:val="18"/>
        </w:rPr>
        <w:t>Activity Dependant Signs</w:t>
      </w:r>
    </w:p>
    <w:p w14:paraId="0352BA70" w14:textId="7D6E1DF0" w:rsidR="001976BF" w:rsidRDefault="001976BF" w:rsidP="001976BF"/>
    <w:p w14:paraId="37854624" w14:textId="2296E338" w:rsidR="00F32115" w:rsidRDefault="00E8068D" w:rsidP="252F00DF">
      <w:pPr>
        <w:rPr>
          <w:szCs w:val="24"/>
        </w:rPr>
      </w:pPr>
      <w:r>
        <w:rPr>
          <w:noProof/>
          <w:lang w:eastAsia="en-GB"/>
        </w:rPr>
        <w:drawing>
          <wp:inline distT="0" distB="0" distL="0" distR="0" wp14:anchorId="591D4FFA" wp14:editId="57F7DC32">
            <wp:extent cx="720000" cy="10224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05F612E">
        <w:rPr>
          <w:noProof/>
          <w:lang w:eastAsia="en-GB"/>
        </w:rPr>
        <w:drawing>
          <wp:inline distT="0" distB="0" distL="0" distR="0" wp14:anchorId="5DEDE9E6" wp14:editId="11D6B78D">
            <wp:extent cx="720000" cy="10224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00070489">
        <w:rPr>
          <w:noProof/>
          <w:lang w:eastAsia="en-GB"/>
        </w:rPr>
        <w:drawing>
          <wp:inline distT="0" distB="0" distL="0" distR="0" wp14:anchorId="1F013F33" wp14:editId="39F9418D">
            <wp:extent cx="720000" cy="102240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720000" cy="1022400"/>
                    </a:xfrm>
                    <a:prstGeom prst="rect">
                      <a:avLst/>
                    </a:prstGeom>
                  </pic:spPr>
                </pic:pic>
              </a:graphicData>
            </a:graphic>
          </wp:inline>
        </w:drawing>
      </w:r>
      <w:r w:rsidR="2EC412B0">
        <w:rPr>
          <w:noProof/>
          <w:lang w:eastAsia="en-GB"/>
        </w:rPr>
        <w:drawing>
          <wp:inline distT="0" distB="0" distL="0" distR="0" wp14:anchorId="19A347C8" wp14:editId="3BA79CA4">
            <wp:extent cx="708111" cy="1005840"/>
            <wp:effectExtent l="0" t="0" r="0" b="0"/>
            <wp:docPr id="1360697944" name="Picture 136069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697944"/>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708111" cy="1005840"/>
                    </a:xfrm>
                    <a:prstGeom prst="rect">
                      <a:avLst/>
                    </a:prstGeom>
                  </pic:spPr>
                </pic:pic>
              </a:graphicData>
            </a:graphic>
          </wp:inline>
        </w:drawing>
      </w:r>
      <w:r w:rsidR="1EE0FF30">
        <w:rPr>
          <w:noProof/>
          <w:lang w:eastAsia="en-GB"/>
        </w:rPr>
        <w:drawing>
          <wp:inline distT="0" distB="0" distL="0" distR="0" wp14:anchorId="2ACF1F69" wp14:editId="12CA7C70">
            <wp:extent cx="689991" cy="980101"/>
            <wp:effectExtent l="0" t="0" r="0" b="0"/>
            <wp:docPr id="706409675" name="Picture 70640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89991" cy="980101"/>
                    </a:xfrm>
                    <a:prstGeom prst="rect">
                      <a:avLst/>
                    </a:prstGeom>
                  </pic:spPr>
                </pic:pic>
              </a:graphicData>
            </a:graphic>
          </wp:inline>
        </w:drawing>
      </w:r>
    </w:p>
    <w:p w14:paraId="5948A838" w14:textId="77777777" w:rsidR="00F32115" w:rsidRDefault="00F32115" w:rsidP="00FA0224">
      <w:pPr>
        <w:spacing w:line="288" w:lineRule="auto"/>
        <w:rPr>
          <w:rFonts w:ascii="Verdana" w:hAnsi="Verdana"/>
          <w:sz w:val="18"/>
          <w:szCs w:val="18"/>
        </w:rPr>
      </w:pPr>
    </w:p>
    <w:p w14:paraId="6158D248" w14:textId="1DE03430" w:rsidR="00FA0224" w:rsidRPr="00B1766F" w:rsidRDefault="00FA0224" w:rsidP="00FA0224">
      <w:pPr>
        <w:spacing w:line="288" w:lineRule="auto"/>
        <w:rPr>
          <w:rFonts w:ascii="Verdana" w:hAnsi="Verdana"/>
          <w:sz w:val="18"/>
          <w:szCs w:val="18"/>
        </w:rPr>
      </w:pPr>
    </w:p>
    <w:sectPr w:rsidR="00FA0224" w:rsidRPr="00B1766F" w:rsidSect="00FD392D">
      <w:headerReference w:type="default" r:id="rId103"/>
      <w:footerReference w:type="default" r:id="rId104"/>
      <w:pgSz w:w="16839" w:h="11907" w:orient="landscape" w:code="9"/>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am Stanley" w:date="2022-11-15T09:43:00Z" w:initials="AS">
    <w:p w14:paraId="00E2E3E9" w14:textId="3AAC5409" w:rsidR="00221166" w:rsidRDefault="00221166">
      <w:pPr>
        <w:pStyle w:val="CommentText"/>
      </w:pPr>
      <w:r>
        <w:rPr>
          <w:rStyle w:val="CommentReference"/>
        </w:rPr>
        <w:annotationRef/>
      </w:r>
      <w:r>
        <w:t xml:space="preserve">I’ve amended the hazard symbols and control measures to mirror what’s on the door sign for the Makerspace. I noticed there wasn’t a hazard symbol for compressed gases and overhead loads in the project cells </w:t>
      </w:r>
      <w:r>
        <w:rPr>
          <w:rStyle w:val="CommentReference"/>
        </w:rPr>
        <w:annotationRef/>
      </w:r>
    </w:p>
  </w:comment>
  <w:comment w:id="11" w:author="Adam Stanley" w:date="2022-11-15T09:50:00Z" w:initials="AS">
    <w:p w14:paraId="22B6F2BE" w14:textId="58DDACD3" w:rsidR="003D5246" w:rsidRDefault="003D5246">
      <w:pPr>
        <w:pStyle w:val="CommentText"/>
      </w:pPr>
      <w:r>
        <w:rPr>
          <w:rStyle w:val="CommentReference"/>
        </w:rPr>
        <w:annotationRef/>
      </w:r>
      <w:r>
        <w:t>See action. More of a reminder than anything but it can stay on the risk assessment</w:t>
      </w:r>
    </w:p>
  </w:comment>
  <w:comment w:id="12" w:author="Adam Stanley" w:date="2022-11-15T09:50:00Z" w:initials="AS">
    <w:p w14:paraId="2B725792" w14:textId="4480F800" w:rsidR="003D5246" w:rsidRDefault="003D5246">
      <w:pPr>
        <w:pStyle w:val="CommentText"/>
      </w:pPr>
      <w:r>
        <w:rPr>
          <w:rStyle w:val="CommentReference"/>
        </w:rPr>
        <w:annotationRef/>
      </w:r>
      <w:r>
        <w:t>See action. More of a reminder than anything but it can stay on the risk assessment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E2E3E9" w15:done="0"/>
  <w15:commentEx w15:paraId="22B6F2BE" w15:done="0"/>
  <w15:commentEx w15:paraId="2B725792"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1DDDCD" w16cex:dateUtc="2022-11-15T09:43:00Z"/>
  <w16cex:commentExtensible w16cex:durableId="271DDF6D" w16cex:dateUtc="2022-11-15T09:50:00Z"/>
  <w16cex:commentExtensible w16cex:durableId="271DDF4E" w16cex:dateUtc="2022-11-15T09:50:00Z"/>
</w16cex:commentsExtensible>
</file>

<file path=word/commentsIds.xml><?xml version="1.0" encoding="utf-8"?>
<w16cid:commentsIds xmlns:mc="http://schemas.openxmlformats.org/markup-compatibility/2006" xmlns:w16cid="http://schemas.microsoft.com/office/word/2016/wordml/cid" mc:Ignorable="w16cid">
  <w16cid:commentId w16cid:paraId="00E2E3E9" w16cid:durableId="271DDDCD"/>
  <w16cid:commentId w16cid:paraId="22B6F2BE" w16cid:durableId="271DDF6D"/>
  <w16cid:commentId w16cid:paraId="2B725792" w16cid:durableId="271DDF4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8BEE4" w14:textId="77777777" w:rsidR="000E04C0" w:rsidRDefault="000E04C0">
      <w:r>
        <w:separator/>
      </w:r>
    </w:p>
  </w:endnote>
  <w:endnote w:type="continuationSeparator" w:id="0">
    <w:p w14:paraId="10E7A5CA" w14:textId="77777777" w:rsidR="000E04C0" w:rsidRDefault="000E04C0">
      <w:r>
        <w:continuationSeparator/>
      </w:r>
    </w:p>
  </w:endnote>
  <w:endnote w:type="continuationNotice" w:id="1">
    <w:p w14:paraId="40D56863" w14:textId="77777777" w:rsidR="000E04C0" w:rsidRDefault="000E04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5130"/>
      <w:gridCol w:w="5130"/>
      <w:gridCol w:w="5130"/>
    </w:tblGrid>
    <w:tr w:rsidR="00217BCE" w14:paraId="74BAE993" w14:textId="77777777" w:rsidTr="00281C34">
      <w:tc>
        <w:tcPr>
          <w:tcW w:w="5130" w:type="dxa"/>
        </w:tcPr>
        <w:p w14:paraId="4E4984CF" w14:textId="4E79F8E9" w:rsidR="00217BCE" w:rsidRDefault="00217BCE" w:rsidP="00281C34">
          <w:pPr>
            <w:pStyle w:val="Header"/>
            <w:ind w:left="-115"/>
          </w:pPr>
        </w:p>
      </w:tc>
      <w:tc>
        <w:tcPr>
          <w:tcW w:w="5130" w:type="dxa"/>
        </w:tcPr>
        <w:p w14:paraId="57055697" w14:textId="3596B2CE" w:rsidR="00217BCE" w:rsidRDefault="00217BCE" w:rsidP="00281C34">
          <w:pPr>
            <w:pStyle w:val="Header"/>
            <w:jc w:val="center"/>
          </w:pPr>
        </w:p>
      </w:tc>
      <w:tc>
        <w:tcPr>
          <w:tcW w:w="5130" w:type="dxa"/>
        </w:tcPr>
        <w:p w14:paraId="18CE629C" w14:textId="156A87DB" w:rsidR="00217BCE" w:rsidRDefault="00217BCE" w:rsidP="00281C34">
          <w:pPr>
            <w:pStyle w:val="Header"/>
            <w:ind w:right="-115"/>
            <w:jc w:val="right"/>
          </w:pPr>
        </w:p>
      </w:tc>
    </w:tr>
  </w:tbl>
  <w:p w14:paraId="36AA9120" w14:textId="63F78FCD" w:rsidR="00217BCE" w:rsidRDefault="00217BCE" w:rsidP="00E14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7DED7" w14:textId="77777777" w:rsidR="000E04C0" w:rsidRDefault="000E04C0">
      <w:r>
        <w:separator/>
      </w:r>
    </w:p>
  </w:footnote>
  <w:footnote w:type="continuationSeparator" w:id="0">
    <w:p w14:paraId="0CC891AE" w14:textId="77777777" w:rsidR="000E04C0" w:rsidRDefault="000E04C0">
      <w:r>
        <w:continuationSeparator/>
      </w:r>
    </w:p>
  </w:footnote>
  <w:footnote w:type="continuationNotice" w:id="1">
    <w:p w14:paraId="06F9A3AA" w14:textId="77777777" w:rsidR="000E04C0" w:rsidRDefault="000E04C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5F225" w14:textId="113BC5D1" w:rsidR="00217BCE" w:rsidRPr="003304BD" w:rsidRDefault="00217BCE" w:rsidP="00F71FEB">
    <w:pPr>
      <w:spacing w:line="257" w:lineRule="auto"/>
      <w:rPr>
        <w:rFonts w:ascii="Verdana" w:eastAsia="Verdana" w:hAnsi="Verdana" w:cs="Verdana"/>
        <w:sz w:val="22"/>
        <w:szCs w:val="22"/>
      </w:rPr>
    </w:pPr>
    <w:r w:rsidRPr="003304BD">
      <w:rPr>
        <w:noProof/>
        <w:lang w:eastAsia="en-GB"/>
      </w:rPr>
      <w:drawing>
        <wp:inline distT="0" distB="0" distL="0" distR="0" wp14:anchorId="75D8DB3D" wp14:editId="1B5FA7FA">
          <wp:extent cx="1543050" cy="647700"/>
          <wp:effectExtent l="0" t="0" r="0" b="0"/>
          <wp:docPr id="271161122" name="Picture 271161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61122" name="Picture 271161122"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43050" cy="647700"/>
                  </a:xfrm>
                  <a:prstGeom prst="rect">
                    <a:avLst/>
                  </a:prstGeom>
                </pic:spPr>
              </pic:pic>
            </a:graphicData>
          </a:graphic>
        </wp:inline>
      </w:drawing>
    </w:r>
    <w:r w:rsidRPr="003304BD">
      <w:tab/>
    </w:r>
    <w:r w:rsidRPr="003304BD">
      <w:tab/>
    </w:r>
    <w:r w:rsidRPr="003304BD">
      <w:tab/>
    </w:r>
    <w:r w:rsidRPr="003304BD">
      <w:tab/>
    </w:r>
    <w:r>
      <w:rPr>
        <w:rFonts w:ascii="Verdana" w:eastAsia="Verdana" w:hAnsi="Verdana" w:cs="Verdana"/>
        <w:sz w:val="22"/>
        <w:szCs w:val="22"/>
      </w:rPr>
      <w:t xml:space="preserve">Technical </w:t>
    </w:r>
    <w:r w:rsidRPr="003304BD">
      <w:rPr>
        <w:rFonts w:ascii="Verdana" w:eastAsia="Verdana" w:hAnsi="Verdana" w:cs="Verdana"/>
        <w:sz w:val="22"/>
        <w:szCs w:val="22"/>
      </w:rPr>
      <w:t xml:space="preserve">Area Risk Assessment </w:t>
    </w:r>
    <w:r>
      <w:rPr>
        <w:rFonts w:ascii="Verdana" w:eastAsia="Verdana" w:hAnsi="Verdana" w:cs="Verdana"/>
        <w:sz w:val="22"/>
        <w:szCs w:val="22"/>
      </w:rPr>
      <w:t>Example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6007"/>
    <w:multiLevelType w:val="hybridMultilevel"/>
    <w:tmpl w:val="8D4889E0"/>
    <w:lvl w:ilvl="0" w:tplc="BF92E6E6">
      <w:start w:val="1"/>
      <w:numFmt w:val="bullet"/>
      <w:lvlText w:val=""/>
      <w:lvlJc w:val="left"/>
      <w:pPr>
        <w:ind w:left="360" w:hanging="360"/>
      </w:pPr>
      <w:rPr>
        <w:rFonts w:ascii="Symbol" w:hAnsi="Symbol" w:hint="default"/>
      </w:rPr>
    </w:lvl>
    <w:lvl w:ilvl="1" w:tplc="9DFEA172">
      <w:start w:val="1"/>
      <w:numFmt w:val="bullet"/>
      <w:lvlText w:val="o"/>
      <w:lvlJc w:val="left"/>
      <w:pPr>
        <w:ind w:left="1080" w:hanging="360"/>
      </w:pPr>
      <w:rPr>
        <w:rFonts w:ascii="Courier New" w:hAnsi="Courier New" w:hint="default"/>
      </w:rPr>
    </w:lvl>
    <w:lvl w:ilvl="2" w:tplc="3E8CD3DE">
      <w:start w:val="1"/>
      <w:numFmt w:val="bullet"/>
      <w:lvlText w:val=""/>
      <w:lvlJc w:val="left"/>
      <w:pPr>
        <w:ind w:left="1800" w:hanging="360"/>
      </w:pPr>
      <w:rPr>
        <w:rFonts w:ascii="Wingdings" w:hAnsi="Wingdings" w:hint="default"/>
      </w:rPr>
    </w:lvl>
    <w:lvl w:ilvl="3" w:tplc="81AADB4C">
      <w:start w:val="1"/>
      <w:numFmt w:val="bullet"/>
      <w:lvlText w:val=""/>
      <w:lvlJc w:val="left"/>
      <w:pPr>
        <w:ind w:left="2520" w:hanging="360"/>
      </w:pPr>
      <w:rPr>
        <w:rFonts w:ascii="Symbol" w:hAnsi="Symbol" w:hint="default"/>
      </w:rPr>
    </w:lvl>
    <w:lvl w:ilvl="4" w:tplc="83248574">
      <w:start w:val="1"/>
      <w:numFmt w:val="bullet"/>
      <w:lvlText w:val="o"/>
      <w:lvlJc w:val="left"/>
      <w:pPr>
        <w:ind w:left="3240" w:hanging="360"/>
      </w:pPr>
      <w:rPr>
        <w:rFonts w:ascii="Courier New" w:hAnsi="Courier New" w:hint="default"/>
      </w:rPr>
    </w:lvl>
    <w:lvl w:ilvl="5" w:tplc="59F69DA2">
      <w:start w:val="1"/>
      <w:numFmt w:val="bullet"/>
      <w:lvlText w:val=""/>
      <w:lvlJc w:val="left"/>
      <w:pPr>
        <w:ind w:left="3960" w:hanging="360"/>
      </w:pPr>
      <w:rPr>
        <w:rFonts w:ascii="Wingdings" w:hAnsi="Wingdings" w:hint="default"/>
      </w:rPr>
    </w:lvl>
    <w:lvl w:ilvl="6" w:tplc="EFECE01A">
      <w:start w:val="1"/>
      <w:numFmt w:val="bullet"/>
      <w:lvlText w:val=""/>
      <w:lvlJc w:val="left"/>
      <w:pPr>
        <w:ind w:left="4680" w:hanging="360"/>
      </w:pPr>
      <w:rPr>
        <w:rFonts w:ascii="Symbol" w:hAnsi="Symbol" w:hint="default"/>
      </w:rPr>
    </w:lvl>
    <w:lvl w:ilvl="7" w:tplc="0A3056A4">
      <w:start w:val="1"/>
      <w:numFmt w:val="bullet"/>
      <w:lvlText w:val="o"/>
      <w:lvlJc w:val="left"/>
      <w:pPr>
        <w:ind w:left="5400" w:hanging="360"/>
      </w:pPr>
      <w:rPr>
        <w:rFonts w:ascii="Courier New" w:hAnsi="Courier New" w:hint="default"/>
      </w:rPr>
    </w:lvl>
    <w:lvl w:ilvl="8" w:tplc="3A043872">
      <w:start w:val="1"/>
      <w:numFmt w:val="bullet"/>
      <w:lvlText w:val=""/>
      <w:lvlJc w:val="left"/>
      <w:pPr>
        <w:ind w:left="6120" w:hanging="360"/>
      </w:pPr>
      <w:rPr>
        <w:rFonts w:ascii="Wingdings" w:hAnsi="Wingdings" w:hint="default"/>
      </w:rPr>
    </w:lvl>
  </w:abstractNum>
  <w:abstractNum w:abstractNumId="1" w15:restartNumberingAfterBreak="0">
    <w:nsid w:val="01362D00"/>
    <w:multiLevelType w:val="hybridMultilevel"/>
    <w:tmpl w:val="2230D9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2CD333B"/>
    <w:multiLevelType w:val="hybridMultilevel"/>
    <w:tmpl w:val="3208E2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2F35399"/>
    <w:multiLevelType w:val="hybridMultilevel"/>
    <w:tmpl w:val="A4DC2A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3F16CC5"/>
    <w:multiLevelType w:val="hybridMultilevel"/>
    <w:tmpl w:val="1F460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159A2"/>
    <w:multiLevelType w:val="hybridMultilevel"/>
    <w:tmpl w:val="B14C5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CE3017B"/>
    <w:multiLevelType w:val="hybridMultilevel"/>
    <w:tmpl w:val="D6AAD2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D3433C9"/>
    <w:multiLevelType w:val="hybridMultilevel"/>
    <w:tmpl w:val="DDF484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0DF7721"/>
    <w:multiLevelType w:val="hybridMultilevel"/>
    <w:tmpl w:val="03623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807A45"/>
    <w:multiLevelType w:val="hybridMultilevel"/>
    <w:tmpl w:val="01DCA2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3C92D3E"/>
    <w:multiLevelType w:val="hybridMultilevel"/>
    <w:tmpl w:val="BD4C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620729"/>
    <w:multiLevelType w:val="hybridMultilevel"/>
    <w:tmpl w:val="FFFFFFFF"/>
    <w:lvl w:ilvl="0" w:tplc="A30481F4">
      <w:start w:val="1"/>
      <w:numFmt w:val="decimal"/>
      <w:lvlText w:val="%1."/>
      <w:lvlJc w:val="left"/>
      <w:pPr>
        <w:ind w:left="360" w:hanging="360"/>
      </w:pPr>
    </w:lvl>
    <w:lvl w:ilvl="1" w:tplc="CD26B42A">
      <w:start w:val="1"/>
      <w:numFmt w:val="lowerLetter"/>
      <w:lvlText w:val="%2."/>
      <w:lvlJc w:val="left"/>
      <w:pPr>
        <w:ind w:left="1080" w:hanging="360"/>
      </w:pPr>
    </w:lvl>
    <w:lvl w:ilvl="2" w:tplc="38F46F50">
      <w:start w:val="1"/>
      <w:numFmt w:val="lowerRoman"/>
      <w:lvlText w:val="%3."/>
      <w:lvlJc w:val="right"/>
      <w:pPr>
        <w:ind w:left="1800" w:hanging="180"/>
      </w:pPr>
    </w:lvl>
    <w:lvl w:ilvl="3" w:tplc="AE78DC06">
      <w:start w:val="1"/>
      <w:numFmt w:val="decimal"/>
      <w:lvlText w:val="%4."/>
      <w:lvlJc w:val="left"/>
      <w:pPr>
        <w:ind w:left="2520" w:hanging="360"/>
      </w:pPr>
    </w:lvl>
    <w:lvl w:ilvl="4" w:tplc="653074CA">
      <w:start w:val="1"/>
      <w:numFmt w:val="lowerLetter"/>
      <w:lvlText w:val="%5."/>
      <w:lvlJc w:val="left"/>
      <w:pPr>
        <w:ind w:left="3240" w:hanging="360"/>
      </w:pPr>
    </w:lvl>
    <w:lvl w:ilvl="5" w:tplc="09123BD4">
      <w:start w:val="1"/>
      <w:numFmt w:val="lowerRoman"/>
      <w:lvlText w:val="%6."/>
      <w:lvlJc w:val="right"/>
      <w:pPr>
        <w:ind w:left="3960" w:hanging="180"/>
      </w:pPr>
    </w:lvl>
    <w:lvl w:ilvl="6" w:tplc="978693C6">
      <w:start w:val="1"/>
      <w:numFmt w:val="decimal"/>
      <w:lvlText w:val="%7."/>
      <w:lvlJc w:val="left"/>
      <w:pPr>
        <w:ind w:left="4680" w:hanging="360"/>
      </w:pPr>
    </w:lvl>
    <w:lvl w:ilvl="7" w:tplc="BE4C211E">
      <w:start w:val="1"/>
      <w:numFmt w:val="lowerLetter"/>
      <w:lvlText w:val="%8."/>
      <w:lvlJc w:val="left"/>
      <w:pPr>
        <w:ind w:left="5400" w:hanging="360"/>
      </w:pPr>
    </w:lvl>
    <w:lvl w:ilvl="8" w:tplc="BC8482D0">
      <w:start w:val="1"/>
      <w:numFmt w:val="lowerRoman"/>
      <w:lvlText w:val="%9."/>
      <w:lvlJc w:val="right"/>
      <w:pPr>
        <w:ind w:left="6120" w:hanging="180"/>
      </w:pPr>
    </w:lvl>
  </w:abstractNum>
  <w:abstractNum w:abstractNumId="12" w15:restartNumberingAfterBreak="0">
    <w:nsid w:val="15796C82"/>
    <w:multiLevelType w:val="hybridMultilevel"/>
    <w:tmpl w:val="66BA85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6B4297B"/>
    <w:multiLevelType w:val="hybridMultilevel"/>
    <w:tmpl w:val="38E293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7FF3DC4"/>
    <w:multiLevelType w:val="hybridMultilevel"/>
    <w:tmpl w:val="88467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5E10A4"/>
    <w:multiLevelType w:val="hybridMultilevel"/>
    <w:tmpl w:val="143472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9297C10"/>
    <w:multiLevelType w:val="hybridMultilevel"/>
    <w:tmpl w:val="7FF8C5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98A0492"/>
    <w:multiLevelType w:val="hybridMultilevel"/>
    <w:tmpl w:val="208AA5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A60083C"/>
    <w:multiLevelType w:val="hybridMultilevel"/>
    <w:tmpl w:val="4D4003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AF023DD"/>
    <w:multiLevelType w:val="hybridMultilevel"/>
    <w:tmpl w:val="D466D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BD44AA7"/>
    <w:multiLevelType w:val="hybridMultilevel"/>
    <w:tmpl w:val="76144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D8F301F"/>
    <w:multiLevelType w:val="hybridMultilevel"/>
    <w:tmpl w:val="B4DAAA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04C472B"/>
    <w:multiLevelType w:val="hybridMultilevel"/>
    <w:tmpl w:val="24ECFD14"/>
    <w:lvl w:ilvl="0" w:tplc="AB92B0FE">
      <w:start w:val="1"/>
      <w:numFmt w:val="bullet"/>
      <w:lvlText w:val="·"/>
      <w:lvlJc w:val="left"/>
      <w:pPr>
        <w:ind w:left="720" w:hanging="360"/>
      </w:pPr>
      <w:rPr>
        <w:rFonts w:ascii="Symbol" w:hAnsi="Symbol" w:hint="default"/>
      </w:rPr>
    </w:lvl>
    <w:lvl w:ilvl="1" w:tplc="9CD2A98C">
      <w:start w:val="1"/>
      <w:numFmt w:val="bullet"/>
      <w:lvlText w:val="o"/>
      <w:lvlJc w:val="left"/>
      <w:pPr>
        <w:ind w:left="1440" w:hanging="360"/>
      </w:pPr>
      <w:rPr>
        <w:rFonts w:ascii="Courier New" w:hAnsi="Courier New" w:hint="default"/>
      </w:rPr>
    </w:lvl>
    <w:lvl w:ilvl="2" w:tplc="078ABDBA">
      <w:start w:val="1"/>
      <w:numFmt w:val="bullet"/>
      <w:lvlText w:val=""/>
      <w:lvlJc w:val="left"/>
      <w:pPr>
        <w:ind w:left="2160" w:hanging="360"/>
      </w:pPr>
      <w:rPr>
        <w:rFonts w:ascii="Wingdings" w:hAnsi="Wingdings" w:hint="default"/>
      </w:rPr>
    </w:lvl>
    <w:lvl w:ilvl="3" w:tplc="4140BEC4">
      <w:start w:val="1"/>
      <w:numFmt w:val="bullet"/>
      <w:lvlText w:val=""/>
      <w:lvlJc w:val="left"/>
      <w:pPr>
        <w:ind w:left="2880" w:hanging="360"/>
      </w:pPr>
      <w:rPr>
        <w:rFonts w:ascii="Symbol" w:hAnsi="Symbol" w:hint="default"/>
      </w:rPr>
    </w:lvl>
    <w:lvl w:ilvl="4" w:tplc="12745FDA">
      <w:start w:val="1"/>
      <w:numFmt w:val="bullet"/>
      <w:lvlText w:val="o"/>
      <w:lvlJc w:val="left"/>
      <w:pPr>
        <w:ind w:left="3600" w:hanging="360"/>
      </w:pPr>
      <w:rPr>
        <w:rFonts w:ascii="Courier New" w:hAnsi="Courier New" w:hint="default"/>
      </w:rPr>
    </w:lvl>
    <w:lvl w:ilvl="5" w:tplc="ACF817F4">
      <w:start w:val="1"/>
      <w:numFmt w:val="bullet"/>
      <w:lvlText w:val=""/>
      <w:lvlJc w:val="left"/>
      <w:pPr>
        <w:ind w:left="4320" w:hanging="360"/>
      </w:pPr>
      <w:rPr>
        <w:rFonts w:ascii="Wingdings" w:hAnsi="Wingdings" w:hint="default"/>
      </w:rPr>
    </w:lvl>
    <w:lvl w:ilvl="6" w:tplc="564C27AE">
      <w:start w:val="1"/>
      <w:numFmt w:val="bullet"/>
      <w:lvlText w:val=""/>
      <w:lvlJc w:val="left"/>
      <w:pPr>
        <w:ind w:left="5040" w:hanging="360"/>
      </w:pPr>
      <w:rPr>
        <w:rFonts w:ascii="Symbol" w:hAnsi="Symbol" w:hint="default"/>
      </w:rPr>
    </w:lvl>
    <w:lvl w:ilvl="7" w:tplc="9468E47A">
      <w:start w:val="1"/>
      <w:numFmt w:val="bullet"/>
      <w:lvlText w:val="o"/>
      <w:lvlJc w:val="left"/>
      <w:pPr>
        <w:ind w:left="5760" w:hanging="360"/>
      </w:pPr>
      <w:rPr>
        <w:rFonts w:ascii="Courier New" w:hAnsi="Courier New" w:hint="default"/>
      </w:rPr>
    </w:lvl>
    <w:lvl w:ilvl="8" w:tplc="C15A32C4">
      <w:start w:val="1"/>
      <w:numFmt w:val="bullet"/>
      <w:lvlText w:val=""/>
      <w:lvlJc w:val="left"/>
      <w:pPr>
        <w:ind w:left="6480" w:hanging="360"/>
      </w:pPr>
      <w:rPr>
        <w:rFonts w:ascii="Wingdings" w:hAnsi="Wingdings" w:hint="default"/>
      </w:rPr>
    </w:lvl>
  </w:abstractNum>
  <w:abstractNum w:abstractNumId="23" w15:restartNumberingAfterBreak="0">
    <w:nsid w:val="242D09B7"/>
    <w:multiLevelType w:val="hybridMultilevel"/>
    <w:tmpl w:val="760ACB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5F8572C"/>
    <w:multiLevelType w:val="hybridMultilevel"/>
    <w:tmpl w:val="C08EB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26943F1A"/>
    <w:multiLevelType w:val="hybridMultilevel"/>
    <w:tmpl w:val="968AD9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C35383C"/>
    <w:multiLevelType w:val="hybridMultilevel"/>
    <w:tmpl w:val="282C6E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D20702A"/>
    <w:multiLevelType w:val="hybridMultilevel"/>
    <w:tmpl w:val="AEC2E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DFE187E"/>
    <w:multiLevelType w:val="hybridMultilevel"/>
    <w:tmpl w:val="98DE11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2F365AE6"/>
    <w:multiLevelType w:val="hybridMultilevel"/>
    <w:tmpl w:val="D490255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044640D"/>
    <w:multiLevelType w:val="hybridMultilevel"/>
    <w:tmpl w:val="313066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09A43DA"/>
    <w:multiLevelType w:val="hybridMultilevel"/>
    <w:tmpl w:val="9594D542"/>
    <w:lvl w:ilvl="0" w:tplc="DECEFE42">
      <w:start w:val="1"/>
      <w:numFmt w:val="bullet"/>
      <w:lvlText w:val=""/>
      <w:lvlJc w:val="left"/>
      <w:pPr>
        <w:ind w:left="360" w:hanging="360"/>
      </w:pPr>
      <w:rPr>
        <w:rFonts w:ascii="Symbol" w:hAnsi="Symbol" w:hint="default"/>
      </w:rPr>
    </w:lvl>
    <w:lvl w:ilvl="1" w:tplc="CAF479D8">
      <w:start w:val="1"/>
      <w:numFmt w:val="bullet"/>
      <w:lvlText w:val="o"/>
      <w:lvlJc w:val="left"/>
      <w:pPr>
        <w:ind w:left="1080" w:hanging="360"/>
      </w:pPr>
      <w:rPr>
        <w:rFonts w:ascii="Courier New" w:hAnsi="Courier New" w:hint="default"/>
      </w:rPr>
    </w:lvl>
    <w:lvl w:ilvl="2" w:tplc="F6B641CE">
      <w:start w:val="1"/>
      <w:numFmt w:val="bullet"/>
      <w:lvlText w:val=""/>
      <w:lvlJc w:val="left"/>
      <w:pPr>
        <w:ind w:left="1800" w:hanging="360"/>
      </w:pPr>
      <w:rPr>
        <w:rFonts w:ascii="Wingdings" w:hAnsi="Wingdings" w:hint="default"/>
      </w:rPr>
    </w:lvl>
    <w:lvl w:ilvl="3" w:tplc="D8862474">
      <w:start w:val="1"/>
      <w:numFmt w:val="bullet"/>
      <w:lvlText w:val=""/>
      <w:lvlJc w:val="left"/>
      <w:pPr>
        <w:ind w:left="2520" w:hanging="360"/>
      </w:pPr>
      <w:rPr>
        <w:rFonts w:ascii="Symbol" w:hAnsi="Symbol" w:hint="default"/>
      </w:rPr>
    </w:lvl>
    <w:lvl w:ilvl="4" w:tplc="E3D63926">
      <w:start w:val="1"/>
      <w:numFmt w:val="bullet"/>
      <w:lvlText w:val="o"/>
      <w:lvlJc w:val="left"/>
      <w:pPr>
        <w:ind w:left="3240" w:hanging="360"/>
      </w:pPr>
      <w:rPr>
        <w:rFonts w:ascii="Courier New" w:hAnsi="Courier New" w:hint="default"/>
      </w:rPr>
    </w:lvl>
    <w:lvl w:ilvl="5" w:tplc="F756340A">
      <w:start w:val="1"/>
      <w:numFmt w:val="bullet"/>
      <w:lvlText w:val=""/>
      <w:lvlJc w:val="left"/>
      <w:pPr>
        <w:ind w:left="3960" w:hanging="360"/>
      </w:pPr>
      <w:rPr>
        <w:rFonts w:ascii="Wingdings" w:hAnsi="Wingdings" w:hint="default"/>
      </w:rPr>
    </w:lvl>
    <w:lvl w:ilvl="6" w:tplc="EB607942">
      <w:start w:val="1"/>
      <w:numFmt w:val="bullet"/>
      <w:lvlText w:val=""/>
      <w:lvlJc w:val="left"/>
      <w:pPr>
        <w:ind w:left="4680" w:hanging="360"/>
      </w:pPr>
      <w:rPr>
        <w:rFonts w:ascii="Symbol" w:hAnsi="Symbol" w:hint="default"/>
      </w:rPr>
    </w:lvl>
    <w:lvl w:ilvl="7" w:tplc="398AE6EC">
      <w:start w:val="1"/>
      <w:numFmt w:val="bullet"/>
      <w:lvlText w:val="o"/>
      <w:lvlJc w:val="left"/>
      <w:pPr>
        <w:ind w:left="5400" w:hanging="360"/>
      </w:pPr>
      <w:rPr>
        <w:rFonts w:ascii="Courier New" w:hAnsi="Courier New" w:hint="default"/>
      </w:rPr>
    </w:lvl>
    <w:lvl w:ilvl="8" w:tplc="74BCD8E8">
      <w:start w:val="1"/>
      <w:numFmt w:val="bullet"/>
      <w:lvlText w:val=""/>
      <w:lvlJc w:val="left"/>
      <w:pPr>
        <w:ind w:left="6120" w:hanging="360"/>
      </w:pPr>
      <w:rPr>
        <w:rFonts w:ascii="Wingdings" w:hAnsi="Wingdings" w:hint="default"/>
      </w:rPr>
    </w:lvl>
  </w:abstractNum>
  <w:abstractNum w:abstractNumId="32" w15:restartNumberingAfterBreak="0">
    <w:nsid w:val="312B69EE"/>
    <w:multiLevelType w:val="hybridMultilevel"/>
    <w:tmpl w:val="27DA2C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1D61134"/>
    <w:multiLevelType w:val="hybridMultilevel"/>
    <w:tmpl w:val="42F4FF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27863AD"/>
    <w:multiLevelType w:val="hybridMultilevel"/>
    <w:tmpl w:val="4D9477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35414597"/>
    <w:multiLevelType w:val="hybridMultilevel"/>
    <w:tmpl w:val="06623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6064640"/>
    <w:multiLevelType w:val="hybridMultilevel"/>
    <w:tmpl w:val="7C2042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387F2BCD"/>
    <w:multiLevelType w:val="hybridMultilevel"/>
    <w:tmpl w:val="48B6E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38AD1133"/>
    <w:multiLevelType w:val="hybridMultilevel"/>
    <w:tmpl w:val="058621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3D774DF5"/>
    <w:multiLevelType w:val="hybridMultilevel"/>
    <w:tmpl w:val="F0E405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3D7F60F7"/>
    <w:multiLevelType w:val="hybridMultilevel"/>
    <w:tmpl w:val="765C3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E533743"/>
    <w:multiLevelType w:val="hybridMultilevel"/>
    <w:tmpl w:val="675EF0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2753205"/>
    <w:multiLevelType w:val="hybridMultilevel"/>
    <w:tmpl w:val="3C10B3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432D6825"/>
    <w:multiLevelType w:val="hybridMultilevel"/>
    <w:tmpl w:val="529CAEE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4DC5CD5"/>
    <w:multiLevelType w:val="hybridMultilevel"/>
    <w:tmpl w:val="39003B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47106643"/>
    <w:multiLevelType w:val="hybridMultilevel"/>
    <w:tmpl w:val="E5E4E6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4A5B3E96"/>
    <w:multiLevelType w:val="hybridMultilevel"/>
    <w:tmpl w:val="8E7A52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4BE145AE"/>
    <w:multiLevelType w:val="hybridMultilevel"/>
    <w:tmpl w:val="EE4C6D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4E155134"/>
    <w:multiLevelType w:val="hybridMultilevel"/>
    <w:tmpl w:val="7AE053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51171600"/>
    <w:multiLevelType w:val="hybridMultilevel"/>
    <w:tmpl w:val="8B3E59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5178266C"/>
    <w:multiLevelType w:val="hybridMultilevel"/>
    <w:tmpl w:val="8162F3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550F7799"/>
    <w:multiLevelType w:val="hybridMultilevel"/>
    <w:tmpl w:val="1624BC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5762196C"/>
    <w:multiLevelType w:val="hybridMultilevel"/>
    <w:tmpl w:val="D0B066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5793789A"/>
    <w:multiLevelType w:val="hybridMultilevel"/>
    <w:tmpl w:val="F2A406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5853274A"/>
    <w:multiLevelType w:val="hybridMultilevel"/>
    <w:tmpl w:val="E95E5E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589E5BDF"/>
    <w:multiLevelType w:val="hybridMultilevel"/>
    <w:tmpl w:val="66B6D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5ADC032C"/>
    <w:multiLevelType w:val="hybridMultilevel"/>
    <w:tmpl w:val="C0C84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A10560"/>
    <w:multiLevelType w:val="hybridMultilevel"/>
    <w:tmpl w:val="AD3089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5C196B64"/>
    <w:multiLevelType w:val="hybridMultilevel"/>
    <w:tmpl w:val="3FC4AE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5E6D3B21"/>
    <w:multiLevelType w:val="multilevel"/>
    <w:tmpl w:val="2AA6777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E855BF5"/>
    <w:multiLevelType w:val="hybridMultilevel"/>
    <w:tmpl w:val="260867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5F57601F"/>
    <w:multiLevelType w:val="hybridMultilevel"/>
    <w:tmpl w:val="B74A48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60F30D16"/>
    <w:multiLevelType w:val="hybridMultilevel"/>
    <w:tmpl w:val="9E06CE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3C95FBA"/>
    <w:multiLevelType w:val="hybridMultilevel"/>
    <w:tmpl w:val="3A9824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64AB34FC"/>
    <w:multiLevelType w:val="hybridMultilevel"/>
    <w:tmpl w:val="ECFC3D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693614A"/>
    <w:multiLevelType w:val="hybridMultilevel"/>
    <w:tmpl w:val="396093DA"/>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6704454A"/>
    <w:multiLevelType w:val="hybridMultilevel"/>
    <w:tmpl w:val="BB3A34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68BB2E5F"/>
    <w:multiLevelType w:val="hybridMultilevel"/>
    <w:tmpl w:val="4630F5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68ED19CA"/>
    <w:multiLevelType w:val="hybridMultilevel"/>
    <w:tmpl w:val="20E41B58"/>
    <w:lvl w:ilvl="0" w:tplc="3F82AA68">
      <w:start w:val="1"/>
      <w:numFmt w:val="bullet"/>
      <w:lvlText w:val="·"/>
      <w:lvlJc w:val="left"/>
      <w:pPr>
        <w:ind w:left="720" w:hanging="360"/>
      </w:pPr>
      <w:rPr>
        <w:rFonts w:ascii="Symbol" w:hAnsi="Symbol" w:hint="default"/>
      </w:rPr>
    </w:lvl>
    <w:lvl w:ilvl="1" w:tplc="F27AFD06">
      <w:start w:val="1"/>
      <w:numFmt w:val="bullet"/>
      <w:lvlText w:val="o"/>
      <w:lvlJc w:val="left"/>
      <w:pPr>
        <w:ind w:left="1440" w:hanging="360"/>
      </w:pPr>
      <w:rPr>
        <w:rFonts w:ascii="Courier New" w:hAnsi="Courier New" w:hint="default"/>
      </w:rPr>
    </w:lvl>
    <w:lvl w:ilvl="2" w:tplc="6394C146">
      <w:start w:val="1"/>
      <w:numFmt w:val="bullet"/>
      <w:lvlText w:val=""/>
      <w:lvlJc w:val="left"/>
      <w:pPr>
        <w:ind w:left="2160" w:hanging="360"/>
      </w:pPr>
      <w:rPr>
        <w:rFonts w:ascii="Wingdings" w:hAnsi="Wingdings" w:hint="default"/>
      </w:rPr>
    </w:lvl>
    <w:lvl w:ilvl="3" w:tplc="20C6A568">
      <w:start w:val="1"/>
      <w:numFmt w:val="bullet"/>
      <w:lvlText w:val=""/>
      <w:lvlJc w:val="left"/>
      <w:pPr>
        <w:ind w:left="2880" w:hanging="360"/>
      </w:pPr>
      <w:rPr>
        <w:rFonts w:ascii="Symbol" w:hAnsi="Symbol" w:hint="default"/>
      </w:rPr>
    </w:lvl>
    <w:lvl w:ilvl="4" w:tplc="F5F69C68">
      <w:start w:val="1"/>
      <w:numFmt w:val="bullet"/>
      <w:lvlText w:val="o"/>
      <w:lvlJc w:val="left"/>
      <w:pPr>
        <w:ind w:left="3600" w:hanging="360"/>
      </w:pPr>
      <w:rPr>
        <w:rFonts w:ascii="Courier New" w:hAnsi="Courier New" w:hint="default"/>
      </w:rPr>
    </w:lvl>
    <w:lvl w:ilvl="5" w:tplc="B5DEA72A">
      <w:start w:val="1"/>
      <w:numFmt w:val="bullet"/>
      <w:lvlText w:val=""/>
      <w:lvlJc w:val="left"/>
      <w:pPr>
        <w:ind w:left="4320" w:hanging="360"/>
      </w:pPr>
      <w:rPr>
        <w:rFonts w:ascii="Wingdings" w:hAnsi="Wingdings" w:hint="default"/>
      </w:rPr>
    </w:lvl>
    <w:lvl w:ilvl="6" w:tplc="848E9B70">
      <w:start w:val="1"/>
      <w:numFmt w:val="bullet"/>
      <w:lvlText w:val=""/>
      <w:lvlJc w:val="left"/>
      <w:pPr>
        <w:ind w:left="5040" w:hanging="360"/>
      </w:pPr>
      <w:rPr>
        <w:rFonts w:ascii="Symbol" w:hAnsi="Symbol" w:hint="default"/>
      </w:rPr>
    </w:lvl>
    <w:lvl w:ilvl="7" w:tplc="809C6D20">
      <w:start w:val="1"/>
      <w:numFmt w:val="bullet"/>
      <w:lvlText w:val="o"/>
      <w:lvlJc w:val="left"/>
      <w:pPr>
        <w:ind w:left="5760" w:hanging="360"/>
      </w:pPr>
      <w:rPr>
        <w:rFonts w:ascii="Courier New" w:hAnsi="Courier New" w:hint="default"/>
      </w:rPr>
    </w:lvl>
    <w:lvl w:ilvl="8" w:tplc="C682051C">
      <w:start w:val="1"/>
      <w:numFmt w:val="bullet"/>
      <w:lvlText w:val=""/>
      <w:lvlJc w:val="left"/>
      <w:pPr>
        <w:ind w:left="6480" w:hanging="360"/>
      </w:pPr>
      <w:rPr>
        <w:rFonts w:ascii="Wingdings" w:hAnsi="Wingdings" w:hint="default"/>
      </w:rPr>
    </w:lvl>
  </w:abstractNum>
  <w:abstractNum w:abstractNumId="69" w15:restartNumberingAfterBreak="0">
    <w:nsid w:val="6AE766AA"/>
    <w:multiLevelType w:val="hybridMultilevel"/>
    <w:tmpl w:val="84FC5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6AED47DB"/>
    <w:multiLevelType w:val="hybridMultilevel"/>
    <w:tmpl w:val="ECFC3D4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6DC618FE"/>
    <w:multiLevelType w:val="hybridMultilevel"/>
    <w:tmpl w:val="21BED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2" w15:restartNumberingAfterBreak="0">
    <w:nsid w:val="6E7D0DD7"/>
    <w:multiLevelType w:val="hybridMultilevel"/>
    <w:tmpl w:val="3E12B4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6E992791"/>
    <w:multiLevelType w:val="hybridMultilevel"/>
    <w:tmpl w:val="561A93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4" w15:restartNumberingAfterBreak="0">
    <w:nsid w:val="6F736F7B"/>
    <w:multiLevelType w:val="hybridMultilevel"/>
    <w:tmpl w:val="7C2E6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06933FC"/>
    <w:multiLevelType w:val="hybridMultilevel"/>
    <w:tmpl w:val="1E82C5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15:restartNumberingAfterBreak="0">
    <w:nsid w:val="774276D2"/>
    <w:multiLevelType w:val="hybridMultilevel"/>
    <w:tmpl w:val="4B8E1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702925"/>
    <w:multiLevelType w:val="hybridMultilevel"/>
    <w:tmpl w:val="5AFCDABC"/>
    <w:lvl w:ilvl="0" w:tplc="06BC9774">
      <w:start w:val="1"/>
      <w:numFmt w:val="bullet"/>
      <w:lvlText w:val="·"/>
      <w:lvlJc w:val="left"/>
      <w:pPr>
        <w:ind w:left="720" w:hanging="360"/>
      </w:pPr>
      <w:rPr>
        <w:rFonts w:ascii="Symbol" w:hAnsi="Symbol" w:hint="default"/>
      </w:rPr>
    </w:lvl>
    <w:lvl w:ilvl="1" w:tplc="D4205ADA">
      <w:start w:val="1"/>
      <w:numFmt w:val="bullet"/>
      <w:lvlText w:val="o"/>
      <w:lvlJc w:val="left"/>
      <w:pPr>
        <w:ind w:left="1440" w:hanging="360"/>
      </w:pPr>
      <w:rPr>
        <w:rFonts w:ascii="&quot;Courier New&quot;" w:hAnsi="&quot;Courier New&quot;" w:hint="default"/>
      </w:rPr>
    </w:lvl>
    <w:lvl w:ilvl="2" w:tplc="BA085E78">
      <w:start w:val="1"/>
      <w:numFmt w:val="bullet"/>
      <w:lvlText w:val=""/>
      <w:lvlJc w:val="left"/>
      <w:pPr>
        <w:ind w:left="2160" w:hanging="360"/>
      </w:pPr>
      <w:rPr>
        <w:rFonts w:ascii="Wingdings" w:hAnsi="Wingdings" w:hint="default"/>
      </w:rPr>
    </w:lvl>
    <w:lvl w:ilvl="3" w:tplc="7F402FC4">
      <w:start w:val="1"/>
      <w:numFmt w:val="bullet"/>
      <w:lvlText w:val=""/>
      <w:lvlJc w:val="left"/>
      <w:pPr>
        <w:ind w:left="2880" w:hanging="360"/>
      </w:pPr>
      <w:rPr>
        <w:rFonts w:ascii="Symbol" w:hAnsi="Symbol" w:hint="default"/>
      </w:rPr>
    </w:lvl>
    <w:lvl w:ilvl="4" w:tplc="E946DE92">
      <w:start w:val="1"/>
      <w:numFmt w:val="bullet"/>
      <w:lvlText w:val="o"/>
      <w:lvlJc w:val="left"/>
      <w:pPr>
        <w:ind w:left="3600" w:hanging="360"/>
      </w:pPr>
      <w:rPr>
        <w:rFonts w:ascii="Courier New" w:hAnsi="Courier New" w:hint="default"/>
      </w:rPr>
    </w:lvl>
    <w:lvl w:ilvl="5" w:tplc="245C4496">
      <w:start w:val="1"/>
      <w:numFmt w:val="bullet"/>
      <w:lvlText w:val=""/>
      <w:lvlJc w:val="left"/>
      <w:pPr>
        <w:ind w:left="4320" w:hanging="360"/>
      </w:pPr>
      <w:rPr>
        <w:rFonts w:ascii="Wingdings" w:hAnsi="Wingdings" w:hint="default"/>
      </w:rPr>
    </w:lvl>
    <w:lvl w:ilvl="6" w:tplc="83FE22E0">
      <w:start w:val="1"/>
      <w:numFmt w:val="bullet"/>
      <w:lvlText w:val=""/>
      <w:lvlJc w:val="left"/>
      <w:pPr>
        <w:ind w:left="5040" w:hanging="360"/>
      </w:pPr>
      <w:rPr>
        <w:rFonts w:ascii="Symbol" w:hAnsi="Symbol" w:hint="default"/>
      </w:rPr>
    </w:lvl>
    <w:lvl w:ilvl="7" w:tplc="2CECD4F4">
      <w:start w:val="1"/>
      <w:numFmt w:val="bullet"/>
      <w:lvlText w:val="o"/>
      <w:lvlJc w:val="left"/>
      <w:pPr>
        <w:ind w:left="5760" w:hanging="360"/>
      </w:pPr>
      <w:rPr>
        <w:rFonts w:ascii="Courier New" w:hAnsi="Courier New" w:hint="default"/>
      </w:rPr>
    </w:lvl>
    <w:lvl w:ilvl="8" w:tplc="1F1E24D2">
      <w:start w:val="1"/>
      <w:numFmt w:val="bullet"/>
      <w:lvlText w:val=""/>
      <w:lvlJc w:val="left"/>
      <w:pPr>
        <w:ind w:left="6480" w:hanging="360"/>
      </w:pPr>
      <w:rPr>
        <w:rFonts w:ascii="Wingdings" w:hAnsi="Wingdings" w:hint="default"/>
      </w:rPr>
    </w:lvl>
  </w:abstractNum>
  <w:abstractNum w:abstractNumId="78" w15:restartNumberingAfterBreak="0">
    <w:nsid w:val="7BB80C49"/>
    <w:multiLevelType w:val="hybridMultilevel"/>
    <w:tmpl w:val="FBA48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7F041183"/>
    <w:multiLevelType w:val="hybridMultilevel"/>
    <w:tmpl w:val="F75E8F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15:restartNumberingAfterBreak="0">
    <w:nsid w:val="7F955A7F"/>
    <w:multiLevelType w:val="hybridMultilevel"/>
    <w:tmpl w:val="D466D61C"/>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1" w15:restartNumberingAfterBreak="0">
    <w:nsid w:val="7F9B2976"/>
    <w:multiLevelType w:val="hybridMultilevel"/>
    <w:tmpl w:val="BF62C7DC"/>
    <w:lvl w:ilvl="0" w:tplc="EA28C7DA">
      <w:start w:val="1"/>
      <w:numFmt w:val="bullet"/>
      <w:lvlText w:val=""/>
      <w:lvlJc w:val="left"/>
      <w:pPr>
        <w:ind w:left="360" w:hanging="360"/>
      </w:pPr>
      <w:rPr>
        <w:rFonts w:ascii="Symbol" w:hAnsi="Symbol" w:hint="default"/>
      </w:rPr>
    </w:lvl>
    <w:lvl w:ilvl="1" w:tplc="9C22544A">
      <w:start w:val="1"/>
      <w:numFmt w:val="bullet"/>
      <w:lvlText w:val="o"/>
      <w:lvlJc w:val="left"/>
      <w:pPr>
        <w:ind w:left="1080" w:hanging="360"/>
      </w:pPr>
      <w:rPr>
        <w:rFonts w:ascii="Courier New" w:hAnsi="Courier New" w:hint="default"/>
      </w:rPr>
    </w:lvl>
    <w:lvl w:ilvl="2" w:tplc="1B526964">
      <w:start w:val="1"/>
      <w:numFmt w:val="bullet"/>
      <w:lvlText w:val=""/>
      <w:lvlJc w:val="left"/>
      <w:pPr>
        <w:ind w:left="1800" w:hanging="360"/>
      </w:pPr>
      <w:rPr>
        <w:rFonts w:ascii="Wingdings" w:hAnsi="Wingdings" w:hint="default"/>
      </w:rPr>
    </w:lvl>
    <w:lvl w:ilvl="3" w:tplc="9E1AC098">
      <w:start w:val="1"/>
      <w:numFmt w:val="bullet"/>
      <w:lvlText w:val=""/>
      <w:lvlJc w:val="left"/>
      <w:pPr>
        <w:ind w:left="2520" w:hanging="360"/>
      </w:pPr>
      <w:rPr>
        <w:rFonts w:ascii="Symbol" w:hAnsi="Symbol" w:hint="default"/>
      </w:rPr>
    </w:lvl>
    <w:lvl w:ilvl="4" w:tplc="2430ACC0">
      <w:start w:val="1"/>
      <w:numFmt w:val="bullet"/>
      <w:lvlText w:val="o"/>
      <w:lvlJc w:val="left"/>
      <w:pPr>
        <w:ind w:left="3240" w:hanging="360"/>
      </w:pPr>
      <w:rPr>
        <w:rFonts w:ascii="Courier New" w:hAnsi="Courier New" w:hint="default"/>
      </w:rPr>
    </w:lvl>
    <w:lvl w:ilvl="5" w:tplc="F0B4E3CC">
      <w:start w:val="1"/>
      <w:numFmt w:val="bullet"/>
      <w:lvlText w:val=""/>
      <w:lvlJc w:val="left"/>
      <w:pPr>
        <w:ind w:left="3960" w:hanging="360"/>
      </w:pPr>
      <w:rPr>
        <w:rFonts w:ascii="Wingdings" w:hAnsi="Wingdings" w:hint="default"/>
      </w:rPr>
    </w:lvl>
    <w:lvl w:ilvl="6" w:tplc="9C6A30DC">
      <w:start w:val="1"/>
      <w:numFmt w:val="bullet"/>
      <w:lvlText w:val=""/>
      <w:lvlJc w:val="left"/>
      <w:pPr>
        <w:ind w:left="4680" w:hanging="360"/>
      </w:pPr>
      <w:rPr>
        <w:rFonts w:ascii="Symbol" w:hAnsi="Symbol" w:hint="default"/>
      </w:rPr>
    </w:lvl>
    <w:lvl w:ilvl="7" w:tplc="C882BA72">
      <w:start w:val="1"/>
      <w:numFmt w:val="bullet"/>
      <w:lvlText w:val="o"/>
      <w:lvlJc w:val="left"/>
      <w:pPr>
        <w:ind w:left="5400" w:hanging="360"/>
      </w:pPr>
      <w:rPr>
        <w:rFonts w:ascii="Courier New" w:hAnsi="Courier New" w:hint="default"/>
      </w:rPr>
    </w:lvl>
    <w:lvl w:ilvl="8" w:tplc="312E1860">
      <w:start w:val="1"/>
      <w:numFmt w:val="bullet"/>
      <w:lvlText w:val=""/>
      <w:lvlJc w:val="left"/>
      <w:pPr>
        <w:ind w:left="6120" w:hanging="360"/>
      </w:pPr>
      <w:rPr>
        <w:rFonts w:ascii="Wingdings" w:hAnsi="Wingdings" w:hint="default"/>
      </w:rPr>
    </w:lvl>
  </w:abstractNum>
  <w:num w:numId="1">
    <w:abstractNumId w:val="77"/>
  </w:num>
  <w:num w:numId="2">
    <w:abstractNumId w:val="68"/>
  </w:num>
  <w:num w:numId="3">
    <w:abstractNumId w:val="22"/>
  </w:num>
  <w:num w:numId="4">
    <w:abstractNumId w:val="0"/>
  </w:num>
  <w:num w:numId="5">
    <w:abstractNumId w:val="81"/>
  </w:num>
  <w:num w:numId="6">
    <w:abstractNumId w:val="31"/>
  </w:num>
  <w:num w:numId="7">
    <w:abstractNumId w:val="59"/>
  </w:num>
  <w:num w:numId="8">
    <w:abstractNumId w:val="32"/>
  </w:num>
  <w:num w:numId="9">
    <w:abstractNumId w:val="64"/>
  </w:num>
  <w:num w:numId="10">
    <w:abstractNumId w:val="25"/>
  </w:num>
  <w:num w:numId="11">
    <w:abstractNumId w:val="74"/>
  </w:num>
  <w:num w:numId="12">
    <w:abstractNumId w:val="11"/>
  </w:num>
  <w:num w:numId="13">
    <w:abstractNumId w:val="34"/>
  </w:num>
  <w:num w:numId="14">
    <w:abstractNumId w:val="29"/>
  </w:num>
  <w:num w:numId="15">
    <w:abstractNumId w:val="58"/>
  </w:num>
  <w:num w:numId="16">
    <w:abstractNumId w:val="69"/>
  </w:num>
  <w:num w:numId="17">
    <w:abstractNumId w:val="33"/>
  </w:num>
  <w:num w:numId="18">
    <w:abstractNumId w:val="55"/>
  </w:num>
  <w:num w:numId="19">
    <w:abstractNumId w:val="9"/>
  </w:num>
  <w:num w:numId="20">
    <w:abstractNumId w:val="49"/>
  </w:num>
  <w:num w:numId="21">
    <w:abstractNumId w:val="26"/>
  </w:num>
  <w:num w:numId="22">
    <w:abstractNumId w:val="37"/>
  </w:num>
  <w:num w:numId="23">
    <w:abstractNumId w:val="60"/>
  </w:num>
  <w:num w:numId="24">
    <w:abstractNumId w:val="75"/>
  </w:num>
  <w:num w:numId="25">
    <w:abstractNumId w:val="47"/>
  </w:num>
  <w:num w:numId="26">
    <w:abstractNumId w:val="2"/>
  </w:num>
  <w:num w:numId="27">
    <w:abstractNumId w:val="79"/>
  </w:num>
  <w:num w:numId="28">
    <w:abstractNumId w:val="39"/>
  </w:num>
  <w:num w:numId="29">
    <w:abstractNumId w:val="48"/>
  </w:num>
  <w:num w:numId="30">
    <w:abstractNumId w:val="30"/>
  </w:num>
  <w:num w:numId="31">
    <w:abstractNumId w:val="15"/>
  </w:num>
  <w:num w:numId="32">
    <w:abstractNumId w:val="62"/>
  </w:num>
  <w:num w:numId="33">
    <w:abstractNumId w:val="53"/>
  </w:num>
  <w:num w:numId="34">
    <w:abstractNumId w:val="50"/>
  </w:num>
  <w:num w:numId="35">
    <w:abstractNumId w:val="61"/>
  </w:num>
  <w:num w:numId="36">
    <w:abstractNumId w:val="46"/>
  </w:num>
  <w:num w:numId="37">
    <w:abstractNumId w:val="66"/>
  </w:num>
  <w:num w:numId="38">
    <w:abstractNumId w:val="67"/>
  </w:num>
  <w:num w:numId="39">
    <w:abstractNumId w:val="78"/>
  </w:num>
  <w:num w:numId="40">
    <w:abstractNumId w:val="18"/>
  </w:num>
  <w:num w:numId="41">
    <w:abstractNumId w:val="41"/>
  </w:num>
  <w:num w:numId="42">
    <w:abstractNumId w:val="3"/>
  </w:num>
  <w:num w:numId="43">
    <w:abstractNumId w:val="54"/>
  </w:num>
  <w:num w:numId="44">
    <w:abstractNumId w:val="27"/>
  </w:num>
  <w:num w:numId="45">
    <w:abstractNumId w:val="42"/>
  </w:num>
  <w:num w:numId="46">
    <w:abstractNumId w:val="63"/>
  </w:num>
  <w:num w:numId="47">
    <w:abstractNumId w:val="5"/>
  </w:num>
  <w:num w:numId="48">
    <w:abstractNumId w:val="13"/>
  </w:num>
  <w:num w:numId="49">
    <w:abstractNumId w:val="71"/>
  </w:num>
  <w:num w:numId="50">
    <w:abstractNumId w:val="43"/>
  </w:num>
  <w:num w:numId="51">
    <w:abstractNumId w:val="6"/>
  </w:num>
  <w:num w:numId="52">
    <w:abstractNumId w:val="10"/>
  </w:num>
  <w:num w:numId="53">
    <w:abstractNumId w:val="36"/>
  </w:num>
  <w:num w:numId="54">
    <w:abstractNumId w:val="1"/>
  </w:num>
  <w:num w:numId="55">
    <w:abstractNumId w:val="73"/>
  </w:num>
  <w:num w:numId="56">
    <w:abstractNumId w:val="72"/>
  </w:num>
  <w:num w:numId="57">
    <w:abstractNumId w:val="45"/>
  </w:num>
  <w:num w:numId="58">
    <w:abstractNumId w:val="24"/>
  </w:num>
  <w:num w:numId="59">
    <w:abstractNumId w:val="23"/>
  </w:num>
  <w:num w:numId="60">
    <w:abstractNumId w:val="21"/>
  </w:num>
  <w:num w:numId="61">
    <w:abstractNumId w:val="28"/>
  </w:num>
  <w:num w:numId="62">
    <w:abstractNumId w:val="52"/>
  </w:num>
  <w:num w:numId="63">
    <w:abstractNumId w:val="20"/>
  </w:num>
  <w:num w:numId="64">
    <w:abstractNumId w:val="12"/>
  </w:num>
  <w:num w:numId="65">
    <w:abstractNumId w:val="38"/>
  </w:num>
  <w:num w:numId="66">
    <w:abstractNumId w:val="16"/>
  </w:num>
  <w:num w:numId="67">
    <w:abstractNumId w:val="65"/>
  </w:num>
  <w:num w:numId="68">
    <w:abstractNumId w:val="7"/>
  </w:num>
  <w:num w:numId="69">
    <w:abstractNumId w:val="57"/>
  </w:num>
  <w:num w:numId="70">
    <w:abstractNumId w:val="17"/>
  </w:num>
  <w:num w:numId="71">
    <w:abstractNumId w:val="51"/>
  </w:num>
  <w:num w:numId="72">
    <w:abstractNumId w:val="44"/>
  </w:num>
  <w:num w:numId="73">
    <w:abstractNumId w:val="8"/>
  </w:num>
  <w:num w:numId="74">
    <w:abstractNumId w:val="76"/>
  </w:num>
  <w:num w:numId="75">
    <w:abstractNumId w:val="4"/>
  </w:num>
  <w:num w:numId="76">
    <w:abstractNumId w:val="14"/>
  </w:num>
  <w:num w:numId="77">
    <w:abstractNumId w:val="35"/>
  </w:num>
  <w:num w:numId="78">
    <w:abstractNumId w:val="56"/>
  </w:num>
  <w:num w:numId="79">
    <w:abstractNumId w:val="40"/>
  </w:num>
  <w:num w:numId="80">
    <w:abstractNumId w:val="19"/>
  </w:num>
  <w:num w:numId="81">
    <w:abstractNumId w:val="80"/>
  </w:num>
  <w:num w:numId="82">
    <w:abstractNumId w:val="70"/>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Stanley">
    <w15:presenceInfo w15:providerId="AD" w15:userId="S::adam.stanley@manchester.ac.uk::f7cf5115-8279-4b86-8af6-897740f0d6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displayHorizontalDrawingGridEvery w:val="6"/>
  <w:displayVerticalDrawingGridEvery w:val="6"/>
  <w:doNotUseMarginsForDrawingGridOrigin/>
  <w:drawingGridVerticalOrigin w:val="1985"/>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00F"/>
    <w:rsid w:val="00003E1E"/>
    <w:rsid w:val="00004291"/>
    <w:rsid w:val="00006B7B"/>
    <w:rsid w:val="00006F77"/>
    <w:rsid w:val="000113D7"/>
    <w:rsid w:val="00013B5E"/>
    <w:rsid w:val="0001709E"/>
    <w:rsid w:val="00025E76"/>
    <w:rsid w:val="0005133D"/>
    <w:rsid w:val="0005242C"/>
    <w:rsid w:val="00053BFE"/>
    <w:rsid w:val="00056DB6"/>
    <w:rsid w:val="00060E22"/>
    <w:rsid w:val="000701CA"/>
    <w:rsid w:val="00070489"/>
    <w:rsid w:val="00074CEF"/>
    <w:rsid w:val="00083FAD"/>
    <w:rsid w:val="00084233"/>
    <w:rsid w:val="00084777"/>
    <w:rsid w:val="0008B84B"/>
    <w:rsid w:val="0009426A"/>
    <w:rsid w:val="00095C2D"/>
    <w:rsid w:val="000A486F"/>
    <w:rsid w:val="000A5010"/>
    <w:rsid w:val="000A501D"/>
    <w:rsid w:val="000B2DE9"/>
    <w:rsid w:val="000B7EBF"/>
    <w:rsid w:val="000C7DE8"/>
    <w:rsid w:val="000D4111"/>
    <w:rsid w:val="000E0023"/>
    <w:rsid w:val="000E0497"/>
    <w:rsid w:val="000E04C0"/>
    <w:rsid w:val="000E08BC"/>
    <w:rsid w:val="000E7E97"/>
    <w:rsid w:val="000F1368"/>
    <w:rsid w:val="000F473C"/>
    <w:rsid w:val="000F7D6E"/>
    <w:rsid w:val="000F7E0C"/>
    <w:rsid w:val="00103097"/>
    <w:rsid w:val="00105878"/>
    <w:rsid w:val="00105959"/>
    <w:rsid w:val="00110CB8"/>
    <w:rsid w:val="00113EC1"/>
    <w:rsid w:val="0012057E"/>
    <w:rsid w:val="00133F6B"/>
    <w:rsid w:val="00134DD7"/>
    <w:rsid w:val="001465E2"/>
    <w:rsid w:val="00147D52"/>
    <w:rsid w:val="00150129"/>
    <w:rsid w:val="00152593"/>
    <w:rsid w:val="00154052"/>
    <w:rsid w:val="00157793"/>
    <w:rsid w:val="001618D7"/>
    <w:rsid w:val="00173FE2"/>
    <w:rsid w:val="001800B1"/>
    <w:rsid w:val="001828B4"/>
    <w:rsid w:val="00185526"/>
    <w:rsid w:val="00186AE5"/>
    <w:rsid w:val="00186CFD"/>
    <w:rsid w:val="001871B2"/>
    <w:rsid w:val="001976BF"/>
    <w:rsid w:val="001A4E9C"/>
    <w:rsid w:val="001D438C"/>
    <w:rsid w:val="001D5D34"/>
    <w:rsid w:val="001D75FC"/>
    <w:rsid w:val="001E056B"/>
    <w:rsid w:val="001E0ED2"/>
    <w:rsid w:val="001E4A87"/>
    <w:rsid w:val="001E52F8"/>
    <w:rsid w:val="001E764D"/>
    <w:rsid w:val="001F17AC"/>
    <w:rsid w:val="001F64F5"/>
    <w:rsid w:val="00200B44"/>
    <w:rsid w:val="0020100F"/>
    <w:rsid w:val="002044C1"/>
    <w:rsid w:val="00204F39"/>
    <w:rsid w:val="0020684F"/>
    <w:rsid w:val="00206B81"/>
    <w:rsid w:val="00210CAA"/>
    <w:rsid w:val="002119E2"/>
    <w:rsid w:val="00212D11"/>
    <w:rsid w:val="00217BCE"/>
    <w:rsid w:val="00221166"/>
    <w:rsid w:val="002227B1"/>
    <w:rsid w:val="00223BF8"/>
    <w:rsid w:val="002243B6"/>
    <w:rsid w:val="0022C2D6"/>
    <w:rsid w:val="00230517"/>
    <w:rsid w:val="00231A19"/>
    <w:rsid w:val="00232060"/>
    <w:rsid w:val="00232E89"/>
    <w:rsid w:val="0023367C"/>
    <w:rsid w:val="00237DBF"/>
    <w:rsid w:val="00242C0B"/>
    <w:rsid w:val="00243975"/>
    <w:rsid w:val="00246844"/>
    <w:rsid w:val="00246C25"/>
    <w:rsid w:val="00250D46"/>
    <w:rsid w:val="0025143E"/>
    <w:rsid w:val="0026101B"/>
    <w:rsid w:val="00262512"/>
    <w:rsid w:val="00263DCC"/>
    <w:rsid w:val="00266168"/>
    <w:rsid w:val="00266D75"/>
    <w:rsid w:val="00273302"/>
    <w:rsid w:val="00281C34"/>
    <w:rsid w:val="00291042"/>
    <w:rsid w:val="00295CED"/>
    <w:rsid w:val="00297A0C"/>
    <w:rsid w:val="002A023E"/>
    <w:rsid w:val="002A1E6F"/>
    <w:rsid w:val="002A29C2"/>
    <w:rsid w:val="002A4F28"/>
    <w:rsid w:val="002B5429"/>
    <w:rsid w:val="002C602D"/>
    <w:rsid w:val="002D25F9"/>
    <w:rsid w:val="002D3ECE"/>
    <w:rsid w:val="002D6A20"/>
    <w:rsid w:val="002D7ABB"/>
    <w:rsid w:val="002E1A49"/>
    <w:rsid w:val="002E24AC"/>
    <w:rsid w:val="002F37A9"/>
    <w:rsid w:val="002F4829"/>
    <w:rsid w:val="002F4D55"/>
    <w:rsid w:val="002F596B"/>
    <w:rsid w:val="0030024C"/>
    <w:rsid w:val="00300CC7"/>
    <w:rsid w:val="00317787"/>
    <w:rsid w:val="00322047"/>
    <w:rsid w:val="00322BA3"/>
    <w:rsid w:val="0032333F"/>
    <w:rsid w:val="00323CDB"/>
    <w:rsid w:val="003304BD"/>
    <w:rsid w:val="00331653"/>
    <w:rsid w:val="00331A03"/>
    <w:rsid w:val="0033224B"/>
    <w:rsid w:val="0035074D"/>
    <w:rsid w:val="00350D83"/>
    <w:rsid w:val="003528AD"/>
    <w:rsid w:val="00354E34"/>
    <w:rsid w:val="00356CAF"/>
    <w:rsid w:val="00360FAA"/>
    <w:rsid w:val="003616B6"/>
    <w:rsid w:val="003618E3"/>
    <w:rsid w:val="00364B84"/>
    <w:rsid w:val="00366C10"/>
    <w:rsid w:val="00367A12"/>
    <w:rsid w:val="003708A9"/>
    <w:rsid w:val="003713BC"/>
    <w:rsid w:val="00373B8F"/>
    <w:rsid w:val="00380EE7"/>
    <w:rsid w:val="0038331E"/>
    <w:rsid w:val="00387A1B"/>
    <w:rsid w:val="00392731"/>
    <w:rsid w:val="003B10CF"/>
    <w:rsid w:val="003B1DF0"/>
    <w:rsid w:val="003B3458"/>
    <w:rsid w:val="003B4873"/>
    <w:rsid w:val="003C07A4"/>
    <w:rsid w:val="003C1E59"/>
    <w:rsid w:val="003C2D4C"/>
    <w:rsid w:val="003C3D9F"/>
    <w:rsid w:val="003C3F6C"/>
    <w:rsid w:val="003D20A1"/>
    <w:rsid w:val="003D5246"/>
    <w:rsid w:val="003E19AC"/>
    <w:rsid w:val="003E351A"/>
    <w:rsid w:val="003F0224"/>
    <w:rsid w:val="003F0D16"/>
    <w:rsid w:val="003F37AB"/>
    <w:rsid w:val="003F6BDE"/>
    <w:rsid w:val="003F731F"/>
    <w:rsid w:val="0040004B"/>
    <w:rsid w:val="004055C2"/>
    <w:rsid w:val="004227F4"/>
    <w:rsid w:val="00424BD9"/>
    <w:rsid w:val="00425279"/>
    <w:rsid w:val="00431FD3"/>
    <w:rsid w:val="00432FE6"/>
    <w:rsid w:val="0043571B"/>
    <w:rsid w:val="0043587B"/>
    <w:rsid w:val="00446C0A"/>
    <w:rsid w:val="0045429E"/>
    <w:rsid w:val="0045641C"/>
    <w:rsid w:val="0046116E"/>
    <w:rsid w:val="00462E72"/>
    <w:rsid w:val="00463620"/>
    <w:rsid w:val="0046625B"/>
    <w:rsid w:val="00466BAC"/>
    <w:rsid w:val="0047120A"/>
    <w:rsid w:val="00476300"/>
    <w:rsid w:val="004842E7"/>
    <w:rsid w:val="00484F1E"/>
    <w:rsid w:val="00485E6F"/>
    <w:rsid w:val="00486A49"/>
    <w:rsid w:val="00487775"/>
    <w:rsid w:val="004905A8"/>
    <w:rsid w:val="004A5BFF"/>
    <w:rsid w:val="004A70F2"/>
    <w:rsid w:val="004B087A"/>
    <w:rsid w:val="004B3332"/>
    <w:rsid w:val="004C1C69"/>
    <w:rsid w:val="004E3F7B"/>
    <w:rsid w:val="004E4EB6"/>
    <w:rsid w:val="004E546A"/>
    <w:rsid w:val="004E7BC0"/>
    <w:rsid w:val="004F3044"/>
    <w:rsid w:val="004F339C"/>
    <w:rsid w:val="004F513D"/>
    <w:rsid w:val="005002D5"/>
    <w:rsid w:val="0050039E"/>
    <w:rsid w:val="00501EB8"/>
    <w:rsid w:val="00502CE9"/>
    <w:rsid w:val="0050658D"/>
    <w:rsid w:val="00514F69"/>
    <w:rsid w:val="0051663A"/>
    <w:rsid w:val="0051740D"/>
    <w:rsid w:val="005202B5"/>
    <w:rsid w:val="005225C9"/>
    <w:rsid w:val="0052275A"/>
    <w:rsid w:val="00523D61"/>
    <w:rsid w:val="005254F4"/>
    <w:rsid w:val="00530EB7"/>
    <w:rsid w:val="00532750"/>
    <w:rsid w:val="00533D9C"/>
    <w:rsid w:val="00546FE1"/>
    <w:rsid w:val="00555185"/>
    <w:rsid w:val="00561904"/>
    <w:rsid w:val="00563A72"/>
    <w:rsid w:val="005642AD"/>
    <w:rsid w:val="00567278"/>
    <w:rsid w:val="00571DF9"/>
    <w:rsid w:val="005731A4"/>
    <w:rsid w:val="00573292"/>
    <w:rsid w:val="005816CD"/>
    <w:rsid w:val="00586292"/>
    <w:rsid w:val="005976C4"/>
    <w:rsid w:val="00597E70"/>
    <w:rsid w:val="005A1D3B"/>
    <w:rsid w:val="005A60A3"/>
    <w:rsid w:val="005B341E"/>
    <w:rsid w:val="005B35D6"/>
    <w:rsid w:val="005B3E36"/>
    <w:rsid w:val="005B7067"/>
    <w:rsid w:val="005C135F"/>
    <w:rsid w:val="005C1DC2"/>
    <w:rsid w:val="005C35AA"/>
    <w:rsid w:val="005C61ED"/>
    <w:rsid w:val="005D0CDA"/>
    <w:rsid w:val="005D7846"/>
    <w:rsid w:val="005E24E2"/>
    <w:rsid w:val="005E68E8"/>
    <w:rsid w:val="005F1294"/>
    <w:rsid w:val="005F3429"/>
    <w:rsid w:val="005F612E"/>
    <w:rsid w:val="005F624F"/>
    <w:rsid w:val="00602155"/>
    <w:rsid w:val="00605727"/>
    <w:rsid w:val="00607EFA"/>
    <w:rsid w:val="00616705"/>
    <w:rsid w:val="00620DE8"/>
    <w:rsid w:val="00621A52"/>
    <w:rsid w:val="00622FA5"/>
    <w:rsid w:val="00625EA5"/>
    <w:rsid w:val="00627029"/>
    <w:rsid w:val="0063501A"/>
    <w:rsid w:val="00635DF2"/>
    <w:rsid w:val="00637374"/>
    <w:rsid w:val="00647603"/>
    <w:rsid w:val="00647E04"/>
    <w:rsid w:val="00651AAB"/>
    <w:rsid w:val="00655E4B"/>
    <w:rsid w:val="006560A7"/>
    <w:rsid w:val="00657939"/>
    <w:rsid w:val="006620A0"/>
    <w:rsid w:val="00663A2B"/>
    <w:rsid w:val="00665A4E"/>
    <w:rsid w:val="006662D4"/>
    <w:rsid w:val="0066704A"/>
    <w:rsid w:val="00680226"/>
    <w:rsid w:val="006814A6"/>
    <w:rsid w:val="00682394"/>
    <w:rsid w:val="00694A37"/>
    <w:rsid w:val="006A6AFF"/>
    <w:rsid w:val="006B2C00"/>
    <w:rsid w:val="006B3BDD"/>
    <w:rsid w:val="006C2EDD"/>
    <w:rsid w:val="006C2F68"/>
    <w:rsid w:val="006C2FB9"/>
    <w:rsid w:val="006C74BA"/>
    <w:rsid w:val="006D00F1"/>
    <w:rsid w:val="006D4EAB"/>
    <w:rsid w:val="006D5358"/>
    <w:rsid w:val="006E6A24"/>
    <w:rsid w:val="006F1A01"/>
    <w:rsid w:val="006F36C8"/>
    <w:rsid w:val="006F3923"/>
    <w:rsid w:val="006F7A21"/>
    <w:rsid w:val="00706351"/>
    <w:rsid w:val="007110D8"/>
    <w:rsid w:val="007145EF"/>
    <w:rsid w:val="00727A42"/>
    <w:rsid w:val="00732D35"/>
    <w:rsid w:val="0073305A"/>
    <w:rsid w:val="00733637"/>
    <w:rsid w:val="00735BB0"/>
    <w:rsid w:val="00735DB6"/>
    <w:rsid w:val="007367B0"/>
    <w:rsid w:val="007427A0"/>
    <w:rsid w:val="0074303A"/>
    <w:rsid w:val="00743A0D"/>
    <w:rsid w:val="00745B18"/>
    <w:rsid w:val="007520FE"/>
    <w:rsid w:val="00752315"/>
    <w:rsid w:val="00754456"/>
    <w:rsid w:val="00760746"/>
    <w:rsid w:val="0076377D"/>
    <w:rsid w:val="00763C37"/>
    <w:rsid w:val="00765C58"/>
    <w:rsid w:val="00772A23"/>
    <w:rsid w:val="007744F7"/>
    <w:rsid w:val="00781D86"/>
    <w:rsid w:val="0078492B"/>
    <w:rsid w:val="00785314"/>
    <w:rsid w:val="00787DC8"/>
    <w:rsid w:val="00791668"/>
    <w:rsid w:val="007930A0"/>
    <w:rsid w:val="007A1111"/>
    <w:rsid w:val="007A2AF2"/>
    <w:rsid w:val="007A52B5"/>
    <w:rsid w:val="007A53E4"/>
    <w:rsid w:val="007B20AF"/>
    <w:rsid w:val="007B2239"/>
    <w:rsid w:val="007B269F"/>
    <w:rsid w:val="007C015E"/>
    <w:rsid w:val="007C5D13"/>
    <w:rsid w:val="007C60D6"/>
    <w:rsid w:val="007D2C6F"/>
    <w:rsid w:val="007D4A07"/>
    <w:rsid w:val="007E2FF2"/>
    <w:rsid w:val="007E7443"/>
    <w:rsid w:val="007E751C"/>
    <w:rsid w:val="007F1E7A"/>
    <w:rsid w:val="007F40B5"/>
    <w:rsid w:val="007F4749"/>
    <w:rsid w:val="007F59BD"/>
    <w:rsid w:val="007F6296"/>
    <w:rsid w:val="00800C82"/>
    <w:rsid w:val="008018B8"/>
    <w:rsid w:val="00822C9D"/>
    <w:rsid w:val="0082346E"/>
    <w:rsid w:val="008235BC"/>
    <w:rsid w:val="00835139"/>
    <w:rsid w:val="0083715F"/>
    <w:rsid w:val="0084091A"/>
    <w:rsid w:val="008414E8"/>
    <w:rsid w:val="0084183D"/>
    <w:rsid w:val="00842066"/>
    <w:rsid w:val="00842DCC"/>
    <w:rsid w:val="00844209"/>
    <w:rsid w:val="0084465E"/>
    <w:rsid w:val="00845D5F"/>
    <w:rsid w:val="008507AC"/>
    <w:rsid w:val="00853111"/>
    <w:rsid w:val="00856A77"/>
    <w:rsid w:val="0085726D"/>
    <w:rsid w:val="008607C8"/>
    <w:rsid w:val="00865A1A"/>
    <w:rsid w:val="008709A4"/>
    <w:rsid w:val="00880DBE"/>
    <w:rsid w:val="00887F0A"/>
    <w:rsid w:val="008913CC"/>
    <w:rsid w:val="008913FE"/>
    <w:rsid w:val="00893BC2"/>
    <w:rsid w:val="00894594"/>
    <w:rsid w:val="00896503"/>
    <w:rsid w:val="008966C6"/>
    <w:rsid w:val="008A084A"/>
    <w:rsid w:val="008A40B0"/>
    <w:rsid w:val="008A4560"/>
    <w:rsid w:val="008A6D5A"/>
    <w:rsid w:val="008B1D1F"/>
    <w:rsid w:val="008C0969"/>
    <w:rsid w:val="008C273E"/>
    <w:rsid w:val="008C6F8A"/>
    <w:rsid w:val="008C7892"/>
    <w:rsid w:val="008C84EF"/>
    <w:rsid w:val="008D1C2A"/>
    <w:rsid w:val="008D3BF0"/>
    <w:rsid w:val="008D5D91"/>
    <w:rsid w:val="008E745C"/>
    <w:rsid w:val="008F200F"/>
    <w:rsid w:val="008F47E5"/>
    <w:rsid w:val="008F6159"/>
    <w:rsid w:val="00900DEB"/>
    <w:rsid w:val="00901A05"/>
    <w:rsid w:val="009046FC"/>
    <w:rsid w:val="00904FFB"/>
    <w:rsid w:val="00905204"/>
    <w:rsid w:val="009106C2"/>
    <w:rsid w:val="0091655B"/>
    <w:rsid w:val="00920D29"/>
    <w:rsid w:val="00926B33"/>
    <w:rsid w:val="00934FF9"/>
    <w:rsid w:val="00937522"/>
    <w:rsid w:val="009407C8"/>
    <w:rsid w:val="00941D38"/>
    <w:rsid w:val="00943A10"/>
    <w:rsid w:val="00945D8B"/>
    <w:rsid w:val="0094750E"/>
    <w:rsid w:val="009538CF"/>
    <w:rsid w:val="0095392D"/>
    <w:rsid w:val="00953980"/>
    <w:rsid w:val="0095414C"/>
    <w:rsid w:val="00955170"/>
    <w:rsid w:val="00957910"/>
    <w:rsid w:val="00962A06"/>
    <w:rsid w:val="00963C62"/>
    <w:rsid w:val="00964569"/>
    <w:rsid w:val="00964CB8"/>
    <w:rsid w:val="00970907"/>
    <w:rsid w:val="00970C9F"/>
    <w:rsid w:val="009727E1"/>
    <w:rsid w:val="00973B66"/>
    <w:rsid w:val="009757B7"/>
    <w:rsid w:val="009800EB"/>
    <w:rsid w:val="00982837"/>
    <w:rsid w:val="0099180D"/>
    <w:rsid w:val="009963A4"/>
    <w:rsid w:val="009973AB"/>
    <w:rsid w:val="009976B7"/>
    <w:rsid w:val="009B1DD0"/>
    <w:rsid w:val="009B275D"/>
    <w:rsid w:val="009B3368"/>
    <w:rsid w:val="009B6290"/>
    <w:rsid w:val="009C06FB"/>
    <w:rsid w:val="009C0AAE"/>
    <w:rsid w:val="009C4263"/>
    <w:rsid w:val="009C59AC"/>
    <w:rsid w:val="009D0930"/>
    <w:rsid w:val="009D0FBF"/>
    <w:rsid w:val="009D130A"/>
    <w:rsid w:val="009D1414"/>
    <w:rsid w:val="009D175A"/>
    <w:rsid w:val="009D53B5"/>
    <w:rsid w:val="009E0F87"/>
    <w:rsid w:val="009E7CE3"/>
    <w:rsid w:val="009F081A"/>
    <w:rsid w:val="009F5D10"/>
    <w:rsid w:val="00A0676A"/>
    <w:rsid w:val="00A073A1"/>
    <w:rsid w:val="00A13112"/>
    <w:rsid w:val="00A25C2C"/>
    <w:rsid w:val="00A303DA"/>
    <w:rsid w:val="00A31EE0"/>
    <w:rsid w:val="00A3477D"/>
    <w:rsid w:val="00A35B16"/>
    <w:rsid w:val="00A36E86"/>
    <w:rsid w:val="00A40A6C"/>
    <w:rsid w:val="00A43146"/>
    <w:rsid w:val="00A47BA6"/>
    <w:rsid w:val="00A52C11"/>
    <w:rsid w:val="00A533F7"/>
    <w:rsid w:val="00A547C7"/>
    <w:rsid w:val="00A62D49"/>
    <w:rsid w:val="00A6491A"/>
    <w:rsid w:val="00A673CA"/>
    <w:rsid w:val="00A71668"/>
    <w:rsid w:val="00A80AD6"/>
    <w:rsid w:val="00A81D4F"/>
    <w:rsid w:val="00A82715"/>
    <w:rsid w:val="00A96C13"/>
    <w:rsid w:val="00A97535"/>
    <w:rsid w:val="00AA7B37"/>
    <w:rsid w:val="00AB0EDB"/>
    <w:rsid w:val="00AB38B1"/>
    <w:rsid w:val="00AB6C40"/>
    <w:rsid w:val="00AC53E6"/>
    <w:rsid w:val="00AC61FC"/>
    <w:rsid w:val="00AC785C"/>
    <w:rsid w:val="00AD0929"/>
    <w:rsid w:val="00AD2111"/>
    <w:rsid w:val="00AD3461"/>
    <w:rsid w:val="00AD4AAF"/>
    <w:rsid w:val="00AE17F8"/>
    <w:rsid w:val="00AE1A75"/>
    <w:rsid w:val="00AE6BD7"/>
    <w:rsid w:val="00AF35D2"/>
    <w:rsid w:val="00AF6A29"/>
    <w:rsid w:val="00AF7CD2"/>
    <w:rsid w:val="00B045CC"/>
    <w:rsid w:val="00B05299"/>
    <w:rsid w:val="00B10134"/>
    <w:rsid w:val="00B119C4"/>
    <w:rsid w:val="00B14FBC"/>
    <w:rsid w:val="00B1766F"/>
    <w:rsid w:val="00B213FE"/>
    <w:rsid w:val="00B223E0"/>
    <w:rsid w:val="00B340F5"/>
    <w:rsid w:val="00B34462"/>
    <w:rsid w:val="00B35E07"/>
    <w:rsid w:val="00B3628F"/>
    <w:rsid w:val="00B368E1"/>
    <w:rsid w:val="00B43375"/>
    <w:rsid w:val="00B51113"/>
    <w:rsid w:val="00B51D20"/>
    <w:rsid w:val="00B541DF"/>
    <w:rsid w:val="00B54C76"/>
    <w:rsid w:val="00B613A2"/>
    <w:rsid w:val="00B6216F"/>
    <w:rsid w:val="00B656F3"/>
    <w:rsid w:val="00B7012E"/>
    <w:rsid w:val="00B74B39"/>
    <w:rsid w:val="00B768B3"/>
    <w:rsid w:val="00B811E7"/>
    <w:rsid w:val="00B96790"/>
    <w:rsid w:val="00BA678C"/>
    <w:rsid w:val="00BB2BB1"/>
    <w:rsid w:val="00BB4D6C"/>
    <w:rsid w:val="00BB5F9A"/>
    <w:rsid w:val="00BC6CB9"/>
    <w:rsid w:val="00BC72F6"/>
    <w:rsid w:val="00BD01C8"/>
    <w:rsid w:val="00BD01D8"/>
    <w:rsid w:val="00BD53AC"/>
    <w:rsid w:val="00BD55EF"/>
    <w:rsid w:val="00BDB569"/>
    <w:rsid w:val="00BE1138"/>
    <w:rsid w:val="00BF0ED2"/>
    <w:rsid w:val="00BF45CB"/>
    <w:rsid w:val="00BF69E0"/>
    <w:rsid w:val="00C034E2"/>
    <w:rsid w:val="00C058B8"/>
    <w:rsid w:val="00C13FD9"/>
    <w:rsid w:val="00C175FC"/>
    <w:rsid w:val="00C2684B"/>
    <w:rsid w:val="00C279B9"/>
    <w:rsid w:val="00C3158E"/>
    <w:rsid w:val="00C33E09"/>
    <w:rsid w:val="00C343AC"/>
    <w:rsid w:val="00C41166"/>
    <w:rsid w:val="00C44647"/>
    <w:rsid w:val="00C4492D"/>
    <w:rsid w:val="00C47F82"/>
    <w:rsid w:val="00C50650"/>
    <w:rsid w:val="00C540DC"/>
    <w:rsid w:val="00C54F07"/>
    <w:rsid w:val="00C613E1"/>
    <w:rsid w:val="00C62AE1"/>
    <w:rsid w:val="00C63155"/>
    <w:rsid w:val="00C63749"/>
    <w:rsid w:val="00C63F12"/>
    <w:rsid w:val="00C643ED"/>
    <w:rsid w:val="00C65B4C"/>
    <w:rsid w:val="00C66350"/>
    <w:rsid w:val="00C71EDA"/>
    <w:rsid w:val="00C82EDC"/>
    <w:rsid w:val="00C86360"/>
    <w:rsid w:val="00C90023"/>
    <w:rsid w:val="00C90107"/>
    <w:rsid w:val="00C92D12"/>
    <w:rsid w:val="00C9A996"/>
    <w:rsid w:val="00CA05F5"/>
    <w:rsid w:val="00CA2B83"/>
    <w:rsid w:val="00CA2EF2"/>
    <w:rsid w:val="00CA5923"/>
    <w:rsid w:val="00CC3F04"/>
    <w:rsid w:val="00CC4D0E"/>
    <w:rsid w:val="00CD2632"/>
    <w:rsid w:val="00CD7496"/>
    <w:rsid w:val="00CE106B"/>
    <w:rsid w:val="00CE422E"/>
    <w:rsid w:val="00CF1846"/>
    <w:rsid w:val="00CF60D4"/>
    <w:rsid w:val="00CF7CE3"/>
    <w:rsid w:val="00D02537"/>
    <w:rsid w:val="00D0356D"/>
    <w:rsid w:val="00D07F41"/>
    <w:rsid w:val="00D14EB7"/>
    <w:rsid w:val="00D15D78"/>
    <w:rsid w:val="00D168F3"/>
    <w:rsid w:val="00D20DA8"/>
    <w:rsid w:val="00D21CB9"/>
    <w:rsid w:val="00D262C7"/>
    <w:rsid w:val="00D3062F"/>
    <w:rsid w:val="00D30F1A"/>
    <w:rsid w:val="00D32CF2"/>
    <w:rsid w:val="00D344EA"/>
    <w:rsid w:val="00D3451D"/>
    <w:rsid w:val="00D464FC"/>
    <w:rsid w:val="00D51F98"/>
    <w:rsid w:val="00D5399D"/>
    <w:rsid w:val="00D569BC"/>
    <w:rsid w:val="00D60399"/>
    <w:rsid w:val="00D63CF2"/>
    <w:rsid w:val="00D71D66"/>
    <w:rsid w:val="00D75F63"/>
    <w:rsid w:val="00D85252"/>
    <w:rsid w:val="00D86E02"/>
    <w:rsid w:val="00D87B07"/>
    <w:rsid w:val="00DA3798"/>
    <w:rsid w:val="00DA3E76"/>
    <w:rsid w:val="00DB372D"/>
    <w:rsid w:val="00DB410D"/>
    <w:rsid w:val="00DB59EA"/>
    <w:rsid w:val="00DB7477"/>
    <w:rsid w:val="00DC60D5"/>
    <w:rsid w:val="00DC6D4C"/>
    <w:rsid w:val="00DD4AFB"/>
    <w:rsid w:val="00DD7AC2"/>
    <w:rsid w:val="00DE1F0B"/>
    <w:rsid w:val="00DE603C"/>
    <w:rsid w:val="00DF782E"/>
    <w:rsid w:val="00E01D5E"/>
    <w:rsid w:val="00E04ED7"/>
    <w:rsid w:val="00E140B5"/>
    <w:rsid w:val="00E143A5"/>
    <w:rsid w:val="00E17982"/>
    <w:rsid w:val="00E3654D"/>
    <w:rsid w:val="00E42734"/>
    <w:rsid w:val="00E45785"/>
    <w:rsid w:val="00E47708"/>
    <w:rsid w:val="00E5640A"/>
    <w:rsid w:val="00E577CD"/>
    <w:rsid w:val="00E61CD0"/>
    <w:rsid w:val="00E6231E"/>
    <w:rsid w:val="00E63213"/>
    <w:rsid w:val="00E65505"/>
    <w:rsid w:val="00E65B90"/>
    <w:rsid w:val="00E65C15"/>
    <w:rsid w:val="00E728A8"/>
    <w:rsid w:val="00E75601"/>
    <w:rsid w:val="00E765D3"/>
    <w:rsid w:val="00E8068D"/>
    <w:rsid w:val="00E80DFF"/>
    <w:rsid w:val="00E936E4"/>
    <w:rsid w:val="00E96C86"/>
    <w:rsid w:val="00EA42F0"/>
    <w:rsid w:val="00EA5729"/>
    <w:rsid w:val="00EB12BB"/>
    <w:rsid w:val="00EB2410"/>
    <w:rsid w:val="00EB6993"/>
    <w:rsid w:val="00ED1680"/>
    <w:rsid w:val="00ED246C"/>
    <w:rsid w:val="00ED2F9E"/>
    <w:rsid w:val="00ED6637"/>
    <w:rsid w:val="00EE5ACF"/>
    <w:rsid w:val="00EE6166"/>
    <w:rsid w:val="00EED433"/>
    <w:rsid w:val="00EF0669"/>
    <w:rsid w:val="00EF1754"/>
    <w:rsid w:val="00EF4AA1"/>
    <w:rsid w:val="00EF523A"/>
    <w:rsid w:val="00EF6263"/>
    <w:rsid w:val="00EF7311"/>
    <w:rsid w:val="00F0069F"/>
    <w:rsid w:val="00F020B4"/>
    <w:rsid w:val="00F06754"/>
    <w:rsid w:val="00F11423"/>
    <w:rsid w:val="00F2268B"/>
    <w:rsid w:val="00F3169E"/>
    <w:rsid w:val="00F32115"/>
    <w:rsid w:val="00F32F67"/>
    <w:rsid w:val="00F32F97"/>
    <w:rsid w:val="00F522E1"/>
    <w:rsid w:val="00F60BA1"/>
    <w:rsid w:val="00F61E2B"/>
    <w:rsid w:val="00F649FE"/>
    <w:rsid w:val="00F71FEB"/>
    <w:rsid w:val="00F83ECA"/>
    <w:rsid w:val="00F84465"/>
    <w:rsid w:val="00F86613"/>
    <w:rsid w:val="00F91228"/>
    <w:rsid w:val="00F925DC"/>
    <w:rsid w:val="00F9487A"/>
    <w:rsid w:val="00F978F2"/>
    <w:rsid w:val="00F97EFB"/>
    <w:rsid w:val="00FA0224"/>
    <w:rsid w:val="00FA112C"/>
    <w:rsid w:val="00FA4E1F"/>
    <w:rsid w:val="00FA68A6"/>
    <w:rsid w:val="00FB18E3"/>
    <w:rsid w:val="00FB2C07"/>
    <w:rsid w:val="00FC35F0"/>
    <w:rsid w:val="00FC3E5F"/>
    <w:rsid w:val="00FC61D1"/>
    <w:rsid w:val="00FD2132"/>
    <w:rsid w:val="00FD392D"/>
    <w:rsid w:val="00FE1045"/>
    <w:rsid w:val="00FF1D0B"/>
    <w:rsid w:val="00FF2943"/>
    <w:rsid w:val="00FF5DA6"/>
    <w:rsid w:val="01126987"/>
    <w:rsid w:val="012233DE"/>
    <w:rsid w:val="01395DA9"/>
    <w:rsid w:val="014190DD"/>
    <w:rsid w:val="015322D7"/>
    <w:rsid w:val="0154ABD6"/>
    <w:rsid w:val="01604029"/>
    <w:rsid w:val="0177B85D"/>
    <w:rsid w:val="0179CD42"/>
    <w:rsid w:val="0190E0BA"/>
    <w:rsid w:val="019625EB"/>
    <w:rsid w:val="0197F889"/>
    <w:rsid w:val="019A21FA"/>
    <w:rsid w:val="01A80623"/>
    <w:rsid w:val="01B5A1DE"/>
    <w:rsid w:val="01BEEA91"/>
    <w:rsid w:val="01C2CBF7"/>
    <w:rsid w:val="01D0E4C0"/>
    <w:rsid w:val="01D66E26"/>
    <w:rsid w:val="01D6D145"/>
    <w:rsid w:val="01DEFF2F"/>
    <w:rsid w:val="01FD0F2C"/>
    <w:rsid w:val="02250DB6"/>
    <w:rsid w:val="02280D60"/>
    <w:rsid w:val="02334480"/>
    <w:rsid w:val="023D8CE6"/>
    <w:rsid w:val="024041C2"/>
    <w:rsid w:val="0245868B"/>
    <w:rsid w:val="024ACDED"/>
    <w:rsid w:val="02598988"/>
    <w:rsid w:val="026A91E5"/>
    <w:rsid w:val="0276790A"/>
    <w:rsid w:val="0285F767"/>
    <w:rsid w:val="02A64206"/>
    <w:rsid w:val="02B1F209"/>
    <w:rsid w:val="02C4C8F7"/>
    <w:rsid w:val="02EC5DF3"/>
    <w:rsid w:val="02F07C37"/>
    <w:rsid w:val="02FBEB38"/>
    <w:rsid w:val="02FE1647"/>
    <w:rsid w:val="0308EB05"/>
    <w:rsid w:val="032AD488"/>
    <w:rsid w:val="035A6398"/>
    <w:rsid w:val="0364D28C"/>
    <w:rsid w:val="03688DD3"/>
    <w:rsid w:val="036CCEF4"/>
    <w:rsid w:val="03780187"/>
    <w:rsid w:val="038A6F28"/>
    <w:rsid w:val="038ADDEE"/>
    <w:rsid w:val="038FE24C"/>
    <w:rsid w:val="03A88918"/>
    <w:rsid w:val="03C35852"/>
    <w:rsid w:val="03D9F1AC"/>
    <w:rsid w:val="03DA42E2"/>
    <w:rsid w:val="03F5562B"/>
    <w:rsid w:val="03FDB73C"/>
    <w:rsid w:val="0417F8E2"/>
    <w:rsid w:val="044DAD67"/>
    <w:rsid w:val="046FE557"/>
    <w:rsid w:val="0497B187"/>
    <w:rsid w:val="04A11BC4"/>
    <w:rsid w:val="04B0B453"/>
    <w:rsid w:val="04C1B824"/>
    <w:rsid w:val="04C75B5C"/>
    <w:rsid w:val="04CA9F0E"/>
    <w:rsid w:val="04D34D17"/>
    <w:rsid w:val="04EC8106"/>
    <w:rsid w:val="04FDE293"/>
    <w:rsid w:val="05036666"/>
    <w:rsid w:val="0504BD7E"/>
    <w:rsid w:val="050DAF4E"/>
    <w:rsid w:val="053309B4"/>
    <w:rsid w:val="053F66EB"/>
    <w:rsid w:val="05553549"/>
    <w:rsid w:val="056AE542"/>
    <w:rsid w:val="05910D4E"/>
    <w:rsid w:val="05A2D595"/>
    <w:rsid w:val="05B88B4B"/>
    <w:rsid w:val="05BE09DC"/>
    <w:rsid w:val="05D14FFD"/>
    <w:rsid w:val="05DC61BE"/>
    <w:rsid w:val="05E0B60B"/>
    <w:rsid w:val="05FE0D87"/>
    <w:rsid w:val="060BB42F"/>
    <w:rsid w:val="062274EB"/>
    <w:rsid w:val="063381E8"/>
    <w:rsid w:val="0639C941"/>
    <w:rsid w:val="06412344"/>
    <w:rsid w:val="0647C370"/>
    <w:rsid w:val="0652B33C"/>
    <w:rsid w:val="06608BB6"/>
    <w:rsid w:val="0662CAE0"/>
    <w:rsid w:val="06694C0D"/>
    <w:rsid w:val="066D931D"/>
    <w:rsid w:val="068A6FF5"/>
    <w:rsid w:val="069548FA"/>
    <w:rsid w:val="069677EA"/>
    <w:rsid w:val="06AE7E07"/>
    <w:rsid w:val="06AFA249"/>
    <w:rsid w:val="06BA4680"/>
    <w:rsid w:val="06DBFABE"/>
    <w:rsid w:val="06E39D05"/>
    <w:rsid w:val="070DED47"/>
    <w:rsid w:val="0712703E"/>
    <w:rsid w:val="0740402D"/>
    <w:rsid w:val="076316E9"/>
    <w:rsid w:val="077760DC"/>
    <w:rsid w:val="078AA6A1"/>
    <w:rsid w:val="07A23EE2"/>
    <w:rsid w:val="07ADE0F4"/>
    <w:rsid w:val="07C73B6D"/>
    <w:rsid w:val="07CC79DD"/>
    <w:rsid w:val="07EAED5A"/>
    <w:rsid w:val="07F2494B"/>
    <w:rsid w:val="07F948DA"/>
    <w:rsid w:val="082421C8"/>
    <w:rsid w:val="0860EB13"/>
    <w:rsid w:val="088136AD"/>
    <w:rsid w:val="0881E26E"/>
    <w:rsid w:val="088AEF19"/>
    <w:rsid w:val="08946A8C"/>
    <w:rsid w:val="08953CCC"/>
    <w:rsid w:val="08A7BEAC"/>
    <w:rsid w:val="08BEA21C"/>
    <w:rsid w:val="08C1C84E"/>
    <w:rsid w:val="08C292B7"/>
    <w:rsid w:val="08C4FD85"/>
    <w:rsid w:val="08F6F80C"/>
    <w:rsid w:val="08FCFA16"/>
    <w:rsid w:val="09010AD3"/>
    <w:rsid w:val="090F213B"/>
    <w:rsid w:val="0916A0DD"/>
    <w:rsid w:val="092A1602"/>
    <w:rsid w:val="0944C1E4"/>
    <w:rsid w:val="0949B155"/>
    <w:rsid w:val="09514F79"/>
    <w:rsid w:val="095DAEF9"/>
    <w:rsid w:val="096D87E7"/>
    <w:rsid w:val="0987B6A0"/>
    <w:rsid w:val="09B34A8A"/>
    <w:rsid w:val="09BADC78"/>
    <w:rsid w:val="09BFF229"/>
    <w:rsid w:val="09CE18AC"/>
    <w:rsid w:val="09E322A3"/>
    <w:rsid w:val="09E8B787"/>
    <w:rsid w:val="09EA4474"/>
    <w:rsid w:val="09F96248"/>
    <w:rsid w:val="09FD5E60"/>
    <w:rsid w:val="0A0B136C"/>
    <w:rsid w:val="0A15FFD4"/>
    <w:rsid w:val="0A180AE8"/>
    <w:rsid w:val="0A190739"/>
    <w:rsid w:val="0A2E86EF"/>
    <w:rsid w:val="0A337D42"/>
    <w:rsid w:val="0A3B17DD"/>
    <w:rsid w:val="0A48A2CF"/>
    <w:rsid w:val="0A50C22B"/>
    <w:rsid w:val="0A9EC732"/>
    <w:rsid w:val="0AB0856C"/>
    <w:rsid w:val="0AB2948A"/>
    <w:rsid w:val="0AB8F13D"/>
    <w:rsid w:val="0AC052A0"/>
    <w:rsid w:val="0B080F80"/>
    <w:rsid w:val="0B08F47E"/>
    <w:rsid w:val="0B1DB6C8"/>
    <w:rsid w:val="0B2402AF"/>
    <w:rsid w:val="0B2DAC43"/>
    <w:rsid w:val="0B3CFD3A"/>
    <w:rsid w:val="0B48987B"/>
    <w:rsid w:val="0B63A9C9"/>
    <w:rsid w:val="0B69E90D"/>
    <w:rsid w:val="0B86CF23"/>
    <w:rsid w:val="0B8B6EFD"/>
    <w:rsid w:val="0B8CD214"/>
    <w:rsid w:val="0B9630C8"/>
    <w:rsid w:val="0BA2DEC0"/>
    <w:rsid w:val="0BAD5D4B"/>
    <w:rsid w:val="0BADB45D"/>
    <w:rsid w:val="0BAE0083"/>
    <w:rsid w:val="0BCE9597"/>
    <w:rsid w:val="0BE1E0C8"/>
    <w:rsid w:val="0BE47330"/>
    <w:rsid w:val="0C157071"/>
    <w:rsid w:val="0C1B4954"/>
    <w:rsid w:val="0C1B5177"/>
    <w:rsid w:val="0C4BD40F"/>
    <w:rsid w:val="0C62DF42"/>
    <w:rsid w:val="0C6D698C"/>
    <w:rsid w:val="0C711947"/>
    <w:rsid w:val="0C72B015"/>
    <w:rsid w:val="0C755EE5"/>
    <w:rsid w:val="0C77ED1C"/>
    <w:rsid w:val="0C7EB4A7"/>
    <w:rsid w:val="0CA5CF70"/>
    <w:rsid w:val="0CCE6028"/>
    <w:rsid w:val="0CCEF6A5"/>
    <w:rsid w:val="0CEFF5A8"/>
    <w:rsid w:val="0CF27D3A"/>
    <w:rsid w:val="0CF792EB"/>
    <w:rsid w:val="0D05B96E"/>
    <w:rsid w:val="0D4796F5"/>
    <w:rsid w:val="0D492DAC"/>
    <w:rsid w:val="0D4D0423"/>
    <w:rsid w:val="0D83C071"/>
    <w:rsid w:val="0DB5B7B3"/>
    <w:rsid w:val="0DB82FAC"/>
    <w:rsid w:val="0DC94514"/>
    <w:rsid w:val="0DF1D330"/>
    <w:rsid w:val="0E042FE9"/>
    <w:rsid w:val="0E1CA7A6"/>
    <w:rsid w:val="0E4251ED"/>
    <w:rsid w:val="0E5CC111"/>
    <w:rsid w:val="0E5D934B"/>
    <w:rsid w:val="0E7E1346"/>
    <w:rsid w:val="0E80841A"/>
    <w:rsid w:val="0E826A03"/>
    <w:rsid w:val="0EB63E9C"/>
    <w:rsid w:val="0EBC6D01"/>
    <w:rsid w:val="0EC7B762"/>
    <w:rsid w:val="0ED330BD"/>
    <w:rsid w:val="0EDBC8D3"/>
    <w:rsid w:val="0EF1857D"/>
    <w:rsid w:val="0F054359"/>
    <w:rsid w:val="0F334934"/>
    <w:rsid w:val="0F3CDD99"/>
    <w:rsid w:val="0F6A112C"/>
    <w:rsid w:val="0F71286E"/>
    <w:rsid w:val="0F7DE1F4"/>
    <w:rsid w:val="0F876D20"/>
    <w:rsid w:val="0F964FF8"/>
    <w:rsid w:val="0FAE7721"/>
    <w:rsid w:val="0FBE5AE8"/>
    <w:rsid w:val="0FEDFBBC"/>
    <w:rsid w:val="1024EEA9"/>
    <w:rsid w:val="1038834C"/>
    <w:rsid w:val="105A3532"/>
    <w:rsid w:val="105E4DF6"/>
    <w:rsid w:val="106045FA"/>
    <w:rsid w:val="10919C64"/>
    <w:rsid w:val="109E0BAF"/>
    <w:rsid w:val="10A02A27"/>
    <w:rsid w:val="10BCC145"/>
    <w:rsid w:val="10E0AE70"/>
    <w:rsid w:val="10EABD2C"/>
    <w:rsid w:val="10F10837"/>
    <w:rsid w:val="10F2D5A9"/>
    <w:rsid w:val="11130812"/>
    <w:rsid w:val="1122CDD0"/>
    <w:rsid w:val="1130603B"/>
    <w:rsid w:val="11344610"/>
    <w:rsid w:val="11345101"/>
    <w:rsid w:val="11462138"/>
    <w:rsid w:val="1147F297"/>
    <w:rsid w:val="114D5830"/>
    <w:rsid w:val="116203DA"/>
    <w:rsid w:val="11723382"/>
    <w:rsid w:val="11B1B122"/>
    <w:rsid w:val="11D88E9D"/>
    <w:rsid w:val="11E3400A"/>
    <w:rsid w:val="11E78A13"/>
    <w:rsid w:val="12279EAB"/>
    <w:rsid w:val="1228D8E2"/>
    <w:rsid w:val="124F440E"/>
    <w:rsid w:val="12502614"/>
    <w:rsid w:val="126EEF2A"/>
    <w:rsid w:val="128ED34A"/>
    <w:rsid w:val="129DDA52"/>
    <w:rsid w:val="12A25E96"/>
    <w:rsid w:val="12AF28C7"/>
    <w:rsid w:val="12CF68CE"/>
    <w:rsid w:val="12E7FE1B"/>
    <w:rsid w:val="12EDEEC1"/>
    <w:rsid w:val="131D63AA"/>
    <w:rsid w:val="131E5983"/>
    <w:rsid w:val="13212A5D"/>
    <w:rsid w:val="13480808"/>
    <w:rsid w:val="1348593E"/>
    <w:rsid w:val="1348F7A9"/>
    <w:rsid w:val="135BD295"/>
    <w:rsid w:val="136BDB7C"/>
    <w:rsid w:val="1374FCF4"/>
    <w:rsid w:val="138D3EE3"/>
    <w:rsid w:val="139AA765"/>
    <w:rsid w:val="139B9B23"/>
    <w:rsid w:val="13BC14D4"/>
    <w:rsid w:val="13BEDCD6"/>
    <w:rsid w:val="13BF2778"/>
    <w:rsid w:val="13C44440"/>
    <w:rsid w:val="13C9851C"/>
    <w:rsid w:val="13D8F95E"/>
    <w:rsid w:val="13DF0590"/>
    <w:rsid w:val="13EFD69E"/>
    <w:rsid w:val="13F106FD"/>
    <w:rsid w:val="13F72904"/>
    <w:rsid w:val="142C811B"/>
    <w:rsid w:val="145398AE"/>
    <w:rsid w:val="14562D59"/>
    <w:rsid w:val="1473716D"/>
    <w:rsid w:val="149D4A62"/>
    <w:rsid w:val="14A98CCB"/>
    <w:rsid w:val="14C049B0"/>
    <w:rsid w:val="14C0C224"/>
    <w:rsid w:val="14CD6A6F"/>
    <w:rsid w:val="14FDF960"/>
    <w:rsid w:val="150C57C3"/>
    <w:rsid w:val="151ABF27"/>
    <w:rsid w:val="151B2662"/>
    <w:rsid w:val="151C150D"/>
    <w:rsid w:val="152AA6A6"/>
    <w:rsid w:val="153625DC"/>
    <w:rsid w:val="153BBA6C"/>
    <w:rsid w:val="154029E2"/>
    <w:rsid w:val="156BC802"/>
    <w:rsid w:val="15869242"/>
    <w:rsid w:val="15952568"/>
    <w:rsid w:val="15B645B1"/>
    <w:rsid w:val="15B6D248"/>
    <w:rsid w:val="15BC52B7"/>
    <w:rsid w:val="15DDD38D"/>
    <w:rsid w:val="15E69945"/>
    <w:rsid w:val="15E72880"/>
    <w:rsid w:val="15EF8FC5"/>
    <w:rsid w:val="1613FF0F"/>
    <w:rsid w:val="161E4D07"/>
    <w:rsid w:val="16223422"/>
    <w:rsid w:val="162781E0"/>
    <w:rsid w:val="1650651F"/>
    <w:rsid w:val="1663A4AE"/>
    <w:rsid w:val="16691C97"/>
    <w:rsid w:val="16739CE9"/>
    <w:rsid w:val="1680888D"/>
    <w:rsid w:val="16912BD1"/>
    <w:rsid w:val="16935267"/>
    <w:rsid w:val="169464F4"/>
    <w:rsid w:val="16973914"/>
    <w:rsid w:val="169CE078"/>
    <w:rsid w:val="169E54EE"/>
    <w:rsid w:val="16A662B7"/>
    <w:rsid w:val="16A9BA29"/>
    <w:rsid w:val="16B015AA"/>
    <w:rsid w:val="16C970A9"/>
    <w:rsid w:val="16E6843B"/>
    <w:rsid w:val="16EB4B5E"/>
    <w:rsid w:val="16F67C93"/>
    <w:rsid w:val="170D554E"/>
    <w:rsid w:val="171AFFD4"/>
    <w:rsid w:val="1722FD70"/>
    <w:rsid w:val="1723A364"/>
    <w:rsid w:val="17569C2D"/>
    <w:rsid w:val="175B471E"/>
    <w:rsid w:val="175C0007"/>
    <w:rsid w:val="175E4E95"/>
    <w:rsid w:val="17714B75"/>
    <w:rsid w:val="1774F040"/>
    <w:rsid w:val="177EE612"/>
    <w:rsid w:val="179BDE2E"/>
    <w:rsid w:val="17C3A6EE"/>
    <w:rsid w:val="17D05C19"/>
    <w:rsid w:val="17E3024E"/>
    <w:rsid w:val="17E9B107"/>
    <w:rsid w:val="17EFCCC6"/>
    <w:rsid w:val="1806D541"/>
    <w:rsid w:val="180CDE54"/>
    <w:rsid w:val="1819A119"/>
    <w:rsid w:val="182BCB6A"/>
    <w:rsid w:val="1833E7BD"/>
    <w:rsid w:val="18341127"/>
    <w:rsid w:val="183E425F"/>
    <w:rsid w:val="184319E9"/>
    <w:rsid w:val="18502423"/>
    <w:rsid w:val="18513B2C"/>
    <w:rsid w:val="185798ED"/>
    <w:rsid w:val="185A99EC"/>
    <w:rsid w:val="18644247"/>
    <w:rsid w:val="1865CF07"/>
    <w:rsid w:val="186BFD42"/>
    <w:rsid w:val="186F9369"/>
    <w:rsid w:val="1879703E"/>
    <w:rsid w:val="1881B317"/>
    <w:rsid w:val="1882AB19"/>
    <w:rsid w:val="18B72551"/>
    <w:rsid w:val="18C07455"/>
    <w:rsid w:val="18D1C9D0"/>
    <w:rsid w:val="18F0E09E"/>
    <w:rsid w:val="190AAE56"/>
    <w:rsid w:val="190F7107"/>
    <w:rsid w:val="192443F0"/>
    <w:rsid w:val="1937BB78"/>
    <w:rsid w:val="1967F927"/>
    <w:rsid w:val="1975D3DA"/>
    <w:rsid w:val="19A593E3"/>
    <w:rsid w:val="19A66D3A"/>
    <w:rsid w:val="19AC6CC1"/>
    <w:rsid w:val="19B3F4CD"/>
    <w:rsid w:val="19B92C4A"/>
    <w:rsid w:val="19C77D70"/>
    <w:rsid w:val="19D43D78"/>
    <w:rsid w:val="19E91B85"/>
    <w:rsid w:val="19ED3923"/>
    <w:rsid w:val="19ED716D"/>
    <w:rsid w:val="19FE92C8"/>
    <w:rsid w:val="1A15ED76"/>
    <w:rsid w:val="1A215FAF"/>
    <w:rsid w:val="1A2D7984"/>
    <w:rsid w:val="1A351903"/>
    <w:rsid w:val="1A42E2FC"/>
    <w:rsid w:val="1A4336C6"/>
    <w:rsid w:val="1A4631E4"/>
    <w:rsid w:val="1A66DE7A"/>
    <w:rsid w:val="1A685CDC"/>
    <w:rsid w:val="1A6903CB"/>
    <w:rsid w:val="1A6C0DF8"/>
    <w:rsid w:val="1A886F4D"/>
    <w:rsid w:val="1A93136E"/>
    <w:rsid w:val="1ADFE738"/>
    <w:rsid w:val="1AEB24EC"/>
    <w:rsid w:val="1AF2FD7C"/>
    <w:rsid w:val="1AF404C8"/>
    <w:rsid w:val="1B022D1B"/>
    <w:rsid w:val="1B0A84F4"/>
    <w:rsid w:val="1B12692D"/>
    <w:rsid w:val="1B147FA5"/>
    <w:rsid w:val="1B18FEBF"/>
    <w:rsid w:val="1B39F19E"/>
    <w:rsid w:val="1B3CD6DD"/>
    <w:rsid w:val="1B414CD8"/>
    <w:rsid w:val="1B423D9B"/>
    <w:rsid w:val="1B747573"/>
    <w:rsid w:val="1B897988"/>
    <w:rsid w:val="1B92531B"/>
    <w:rsid w:val="1B93A1CE"/>
    <w:rsid w:val="1BA9C120"/>
    <w:rsid w:val="1BB99177"/>
    <w:rsid w:val="1BC0F010"/>
    <w:rsid w:val="1BE76603"/>
    <w:rsid w:val="1BF140DC"/>
    <w:rsid w:val="1BFC81A8"/>
    <w:rsid w:val="1C17B190"/>
    <w:rsid w:val="1C1F02BD"/>
    <w:rsid w:val="1C2DE96C"/>
    <w:rsid w:val="1C3962C7"/>
    <w:rsid w:val="1C4235A2"/>
    <w:rsid w:val="1C737C09"/>
    <w:rsid w:val="1C7FA70B"/>
    <w:rsid w:val="1C88D481"/>
    <w:rsid w:val="1CA99895"/>
    <w:rsid w:val="1CC0901F"/>
    <w:rsid w:val="1CC78A49"/>
    <w:rsid w:val="1CCA0B75"/>
    <w:rsid w:val="1CCD848C"/>
    <w:rsid w:val="1CDBE454"/>
    <w:rsid w:val="1D04584F"/>
    <w:rsid w:val="1D060601"/>
    <w:rsid w:val="1D2092C5"/>
    <w:rsid w:val="1D694D92"/>
    <w:rsid w:val="1D87DD5C"/>
    <w:rsid w:val="1D881CDD"/>
    <w:rsid w:val="1D916A8A"/>
    <w:rsid w:val="1D92D152"/>
    <w:rsid w:val="1DC94BF1"/>
    <w:rsid w:val="1DD53328"/>
    <w:rsid w:val="1DF3F2A0"/>
    <w:rsid w:val="1DF548DE"/>
    <w:rsid w:val="1DF65CA5"/>
    <w:rsid w:val="1E01D2FB"/>
    <w:rsid w:val="1E0BCE5A"/>
    <w:rsid w:val="1E2A885C"/>
    <w:rsid w:val="1E2BFB3B"/>
    <w:rsid w:val="1E300AF8"/>
    <w:rsid w:val="1E369DCD"/>
    <w:rsid w:val="1E3746B4"/>
    <w:rsid w:val="1E3A8F44"/>
    <w:rsid w:val="1E638C54"/>
    <w:rsid w:val="1E6AE044"/>
    <w:rsid w:val="1E831559"/>
    <w:rsid w:val="1E974C41"/>
    <w:rsid w:val="1EA79ED9"/>
    <w:rsid w:val="1EB522AA"/>
    <w:rsid w:val="1EB92B16"/>
    <w:rsid w:val="1ECF35CF"/>
    <w:rsid w:val="1EE0FF30"/>
    <w:rsid w:val="1EE26F84"/>
    <w:rsid w:val="1EE753A9"/>
    <w:rsid w:val="1EF2ACE5"/>
    <w:rsid w:val="1EF3C8E7"/>
    <w:rsid w:val="1F16F8BD"/>
    <w:rsid w:val="1F184A8D"/>
    <w:rsid w:val="1F23ADBD"/>
    <w:rsid w:val="1F370ACA"/>
    <w:rsid w:val="1F3CF1C5"/>
    <w:rsid w:val="1F4AE075"/>
    <w:rsid w:val="1F4FC588"/>
    <w:rsid w:val="1F535338"/>
    <w:rsid w:val="1F5A20C9"/>
    <w:rsid w:val="1F656753"/>
    <w:rsid w:val="1F6D2381"/>
    <w:rsid w:val="1F78216B"/>
    <w:rsid w:val="1F8A969F"/>
    <w:rsid w:val="1F9E4078"/>
    <w:rsid w:val="1FC02559"/>
    <w:rsid w:val="1FE87C77"/>
    <w:rsid w:val="1FF29415"/>
    <w:rsid w:val="1FF59D12"/>
    <w:rsid w:val="2017E425"/>
    <w:rsid w:val="2023CF98"/>
    <w:rsid w:val="20259B08"/>
    <w:rsid w:val="2040F14D"/>
    <w:rsid w:val="205441B7"/>
    <w:rsid w:val="2059072F"/>
    <w:rsid w:val="2063534F"/>
    <w:rsid w:val="206C05F7"/>
    <w:rsid w:val="2078CF4A"/>
    <w:rsid w:val="208E189F"/>
    <w:rsid w:val="20999C92"/>
    <w:rsid w:val="20A35132"/>
    <w:rsid w:val="20B330AF"/>
    <w:rsid w:val="20BB0954"/>
    <w:rsid w:val="20D38D0B"/>
    <w:rsid w:val="210CE59F"/>
    <w:rsid w:val="21363F03"/>
    <w:rsid w:val="2142CD5D"/>
    <w:rsid w:val="21473C83"/>
    <w:rsid w:val="215A0737"/>
    <w:rsid w:val="21924EE8"/>
    <w:rsid w:val="219856C2"/>
    <w:rsid w:val="21A7C93D"/>
    <w:rsid w:val="21B6774D"/>
    <w:rsid w:val="21C0DC5B"/>
    <w:rsid w:val="21C1CB10"/>
    <w:rsid w:val="21C48A35"/>
    <w:rsid w:val="21C4ADBE"/>
    <w:rsid w:val="21CB6EA5"/>
    <w:rsid w:val="21CCF8A4"/>
    <w:rsid w:val="21D10DA9"/>
    <w:rsid w:val="21E61648"/>
    <w:rsid w:val="22063955"/>
    <w:rsid w:val="2206B1C9"/>
    <w:rsid w:val="220EC651"/>
    <w:rsid w:val="22105784"/>
    <w:rsid w:val="2217C5BF"/>
    <w:rsid w:val="223066FB"/>
    <w:rsid w:val="223AC57C"/>
    <w:rsid w:val="22546DDE"/>
    <w:rsid w:val="225AED53"/>
    <w:rsid w:val="2265F6C2"/>
    <w:rsid w:val="22713CAD"/>
    <w:rsid w:val="22749287"/>
    <w:rsid w:val="227C049C"/>
    <w:rsid w:val="227F0E9B"/>
    <w:rsid w:val="229382CE"/>
    <w:rsid w:val="229D2AF0"/>
    <w:rsid w:val="229F930C"/>
    <w:rsid w:val="22BFCC9B"/>
    <w:rsid w:val="22D520AB"/>
    <w:rsid w:val="230588BB"/>
    <w:rsid w:val="23097A32"/>
    <w:rsid w:val="2314D6A1"/>
    <w:rsid w:val="23160793"/>
    <w:rsid w:val="231BEA17"/>
    <w:rsid w:val="2337DED0"/>
    <w:rsid w:val="235AFB4D"/>
    <w:rsid w:val="235FEF31"/>
    <w:rsid w:val="2374DF55"/>
    <w:rsid w:val="2374E4F6"/>
    <w:rsid w:val="237E0E5D"/>
    <w:rsid w:val="2391ACE0"/>
    <w:rsid w:val="2395B8A3"/>
    <w:rsid w:val="23A20BC4"/>
    <w:rsid w:val="23BFCF64"/>
    <w:rsid w:val="23C5CFA3"/>
    <w:rsid w:val="23DC9575"/>
    <w:rsid w:val="23E039D5"/>
    <w:rsid w:val="23E94A87"/>
    <w:rsid w:val="23F97E39"/>
    <w:rsid w:val="23FDBBD5"/>
    <w:rsid w:val="240925BF"/>
    <w:rsid w:val="2413B78B"/>
    <w:rsid w:val="241458CC"/>
    <w:rsid w:val="24458280"/>
    <w:rsid w:val="24488485"/>
    <w:rsid w:val="24676665"/>
    <w:rsid w:val="246F1546"/>
    <w:rsid w:val="247C4BAB"/>
    <w:rsid w:val="249F126C"/>
    <w:rsid w:val="24D46B91"/>
    <w:rsid w:val="24D6C09F"/>
    <w:rsid w:val="24E1B1A6"/>
    <w:rsid w:val="24E7EBB8"/>
    <w:rsid w:val="24F55811"/>
    <w:rsid w:val="2509F4A7"/>
    <w:rsid w:val="2520B620"/>
    <w:rsid w:val="252F00DF"/>
    <w:rsid w:val="2541D58A"/>
    <w:rsid w:val="255797D4"/>
    <w:rsid w:val="258DB90A"/>
    <w:rsid w:val="25A85F14"/>
    <w:rsid w:val="25E152E1"/>
    <w:rsid w:val="25E6BF66"/>
    <w:rsid w:val="25EEE769"/>
    <w:rsid w:val="25F338A1"/>
    <w:rsid w:val="26073778"/>
    <w:rsid w:val="2618AFFE"/>
    <w:rsid w:val="2634BD37"/>
    <w:rsid w:val="265365FB"/>
    <w:rsid w:val="26935D5B"/>
    <w:rsid w:val="269A39E2"/>
    <w:rsid w:val="26C7CB79"/>
    <w:rsid w:val="26CE6701"/>
    <w:rsid w:val="26D4DBE6"/>
    <w:rsid w:val="26DA92CD"/>
    <w:rsid w:val="26E2DE23"/>
    <w:rsid w:val="26E604B6"/>
    <w:rsid w:val="26FFF2DF"/>
    <w:rsid w:val="27009BFB"/>
    <w:rsid w:val="270705A0"/>
    <w:rsid w:val="270CFF8B"/>
    <w:rsid w:val="27288FAB"/>
    <w:rsid w:val="272C0ECA"/>
    <w:rsid w:val="272DB730"/>
    <w:rsid w:val="27575F57"/>
    <w:rsid w:val="2759D4FD"/>
    <w:rsid w:val="27645AA3"/>
    <w:rsid w:val="2778455C"/>
    <w:rsid w:val="2789543C"/>
    <w:rsid w:val="27A9A850"/>
    <w:rsid w:val="27AC2C0C"/>
    <w:rsid w:val="27B1F12A"/>
    <w:rsid w:val="27C383D0"/>
    <w:rsid w:val="27D0C2FE"/>
    <w:rsid w:val="27E1E175"/>
    <w:rsid w:val="28009124"/>
    <w:rsid w:val="2812CD99"/>
    <w:rsid w:val="2820742C"/>
    <w:rsid w:val="2828ED38"/>
    <w:rsid w:val="283B3E09"/>
    <w:rsid w:val="283DA0BF"/>
    <w:rsid w:val="283FACD0"/>
    <w:rsid w:val="284A737D"/>
    <w:rsid w:val="2885965F"/>
    <w:rsid w:val="2888A3B3"/>
    <w:rsid w:val="289450E5"/>
    <w:rsid w:val="289F0994"/>
    <w:rsid w:val="28D8B3FD"/>
    <w:rsid w:val="28DC96E2"/>
    <w:rsid w:val="28E10D21"/>
    <w:rsid w:val="28F52FA5"/>
    <w:rsid w:val="28F8D698"/>
    <w:rsid w:val="29186EB6"/>
    <w:rsid w:val="29501198"/>
    <w:rsid w:val="295CE61F"/>
    <w:rsid w:val="295EFD73"/>
    <w:rsid w:val="2961A21B"/>
    <w:rsid w:val="2971576D"/>
    <w:rsid w:val="298356FB"/>
    <w:rsid w:val="298E4E2D"/>
    <w:rsid w:val="29A650CE"/>
    <w:rsid w:val="29B17EF1"/>
    <w:rsid w:val="29D0B39E"/>
    <w:rsid w:val="29E706C0"/>
    <w:rsid w:val="29FB0D00"/>
    <w:rsid w:val="2A18E9E8"/>
    <w:rsid w:val="2A404A75"/>
    <w:rsid w:val="2A60BC1C"/>
    <w:rsid w:val="2A80968F"/>
    <w:rsid w:val="2A910006"/>
    <w:rsid w:val="2A94CB40"/>
    <w:rsid w:val="2A9D2B21"/>
    <w:rsid w:val="2AA1968D"/>
    <w:rsid w:val="2AAD2A6E"/>
    <w:rsid w:val="2ABC779C"/>
    <w:rsid w:val="2ABF9836"/>
    <w:rsid w:val="2AF5E26D"/>
    <w:rsid w:val="2B15FA2C"/>
    <w:rsid w:val="2B35B470"/>
    <w:rsid w:val="2B3F22B3"/>
    <w:rsid w:val="2B54629F"/>
    <w:rsid w:val="2B6C83FF"/>
    <w:rsid w:val="2B7EBCCD"/>
    <w:rsid w:val="2B84F91B"/>
    <w:rsid w:val="2B911751"/>
    <w:rsid w:val="2BA93B77"/>
    <w:rsid w:val="2BB4BA49"/>
    <w:rsid w:val="2BC61EFF"/>
    <w:rsid w:val="2BCEB92D"/>
    <w:rsid w:val="2BDC8AF8"/>
    <w:rsid w:val="2BE3A0FB"/>
    <w:rsid w:val="2BFD7A76"/>
    <w:rsid w:val="2C04E2A2"/>
    <w:rsid w:val="2C364AB0"/>
    <w:rsid w:val="2C38EE46"/>
    <w:rsid w:val="2C4B6748"/>
    <w:rsid w:val="2C6462DE"/>
    <w:rsid w:val="2C6B2816"/>
    <w:rsid w:val="2C705645"/>
    <w:rsid w:val="2C8C061A"/>
    <w:rsid w:val="2CAB0A3B"/>
    <w:rsid w:val="2CCF462C"/>
    <w:rsid w:val="2CE753CE"/>
    <w:rsid w:val="2D06957D"/>
    <w:rsid w:val="2D0CDEB2"/>
    <w:rsid w:val="2D107856"/>
    <w:rsid w:val="2D16BD53"/>
    <w:rsid w:val="2D1A8D2E"/>
    <w:rsid w:val="2D200D33"/>
    <w:rsid w:val="2D320F45"/>
    <w:rsid w:val="2D32698F"/>
    <w:rsid w:val="2D337B9C"/>
    <w:rsid w:val="2D3C78B1"/>
    <w:rsid w:val="2D5348AF"/>
    <w:rsid w:val="2D581E44"/>
    <w:rsid w:val="2D7E5001"/>
    <w:rsid w:val="2D85E6C9"/>
    <w:rsid w:val="2DA47F63"/>
    <w:rsid w:val="2DA94D8C"/>
    <w:rsid w:val="2DADA11F"/>
    <w:rsid w:val="2DDE544C"/>
    <w:rsid w:val="2DDF8117"/>
    <w:rsid w:val="2DE0DC14"/>
    <w:rsid w:val="2E073A47"/>
    <w:rsid w:val="2E0C1AC4"/>
    <w:rsid w:val="2E2447A6"/>
    <w:rsid w:val="2E27E090"/>
    <w:rsid w:val="2E3A3EBF"/>
    <w:rsid w:val="2E3F95F5"/>
    <w:rsid w:val="2E4A9AD4"/>
    <w:rsid w:val="2E51E35A"/>
    <w:rsid w:val="2E7D3730"/>
    <w:rsid w:val="2E7E4981"/>
    <w:rsid w:val="2E97329D"/>
    <w:rsid w:val="2EA697AC"/>
    <w:rsid w:val="2EB04E9E"/>
    <w:rsid w:val="2EC16994"/>
    <w:rsid w:val="2EC412B0"/>
    <w:rsid w:val="2EC8E843"/>
    <w:rsid w:val="2ECED5D2"/>
    <w:rsid w:val="2EDEB578"/>
    <w:rsid w:val="2EF6B496"/>
    <w:rsid w:val="2F037460"/>
    <w:rsid w:val="2F3F9E96"/>
    <w:rsid w:val="2F447601"/>
    <w:rsid w:val="2F488742"/>
    <w:rsid w:val="2F573A93"/>
    <w:rsid w:val="2F5773E7"/>
    <w:rsid w:val="2F60AE20"/>
    <w:rsid w:val="2F66D082"/>
    <w:rsid w:val="2F709C44"/>
    <w:rsid w:val="2F70F38F"/>
    <w:rsid w:val="2F79F540"/>
    <w:rsid w:val="2F7C0768"/>
    <w:rsid w:val="2F8C21DF"/>
    <w:rsid w:val="2F9E28D9"/>
    <w:rsid w:val="2FA0B85B"/>
    <w:rsid w:val="2FA2D9C3"/>
    <w:rsid w:val="2FB64910"/>
    <w:rsid w:val="2FCE83A7"/>
    <w:rsid w:val="2FD3F3A6"/>
    <w:rsid w:val="300A8298"/>
    <w:rsid w:val="300C2583"/>
    <w:rsid w:val="304AC21E"/>
    <w:rsid w:val="3054547F"/>
    <w:rsid w:val="308E04B5"/>
    <w:rsid w:val="30E08A40"/>
    <w:rsid w:val="30E1B1C0"/>
    <w:rsid w:val="30FE3321"/>
    <w:rsid w:val="311EBC53"/>
    <w:rsid w:val="31224B4A"/>
    <w:rsid w:val="3134BF12"/>
    <w:rsid w:val="313C88BC"/>
    <w:rsid w:val="31586B5E"/>
    <w:rsid w:val="315E2910"/>
    <w:rsid w:val="3169E04D"/>
    <w:rsid w:val="316BA52A"/>
    <w:rsid w:val="31969D9B"/>
    <w:rsid w:val="31C5B9BC"/>
    <w:rsid w:val="31DFE1F9"/>
    <w:rsid w:val="31E10A55"/>
    <w:rsid w:val="31EDB725"/>
    <w:rsid w:val="31F5F223"/>
    <w:rsid w:val="31F90A56"/>
    <w:rsid w:val="3229AE3B"/>
    <w:rsid w:val="323615C8"/>
    <w:rsid w:val="3237AB8C"/>
    <w:rsid w:val="323A846B"/>
    <w:rsid w:val="323BCD4B"/>
    <w:rsid w:val="323C7253"/>
    <w:rsid w:val="324E29F0"/>
    <w:rsid w:val="326E4A1A"/>
    <w:rsid w:val="329CE114"/>
    <w:rsid w:val="32B1D902"/>
    <w:rsid w:val="32C054D8"/>
    <w:rsid w:val="32C217BA"/>
    <w:rsid w:val="32DE9295"/>
    <w:rsid w:val="32E53572"/>
    <w:rsid w:val="32F223F1"/>
    <w:rsid w:val="32F5EDCA"/>
    <w:rsid w:val="3308ADD3"/>
    <w:rsid w:val="3313E950"/>
    <w:rsid w:val="33147387"/>
    <w:rsid w:val="332EF7D9"/>
    <w:rsid w:val="334A65D4"/>
    <w:rsid w:val="336C9126"/>
    <w:rsid w:val="339D4E50"/>
    <w:rsid w:val="33B427E6"/>
    <w:rsid w:val="33B67DD1"/>
    <w:rsid w:val="33C08D13"/>
    <w:rsid w:val="33CB639B"/>
    <w:rsid w:val="340BA5B2"/>
    <w:rsid w:val="3414358A"/>
    <w:rsid w:val="3415C3B6"/>
    <w:rsid w:val="34387C38"/>
    <w:rsid w:val="344C545A"/>
    <w:rsid w:val="345DE81B"/>
    <w:rsid w:val="3460BA39"/>
    <w:rsid w:val="3460E965"/>
    <w:rsid w:val="34680DD3"/>
    <w:rsid w:val="347218D0"/>
    <w:rsid w:val="347F5712"/>
    <w:rsid w:val="34851213"/>
    <w:rsid w:val="34984AE9"/>
    <w:rsid w:val="34987F6F"/>
    <w:rsid w:val="349F6E49"/>
    <w:rsid w:val="34A0259B"/>
    <w:rsid w:val="34B0F2B3"/>
    <w:rsid w:val="34B98514"/>
    <w:rsid w:val="34BAAC2D"/>
    <w:rsid w:val="34BE5822"/>
    <w:rsid w:val="34FFFF2F"/>
    <w:rsid w:val="3502F351"/>
    <w:rsid w:val="350FAC67"/>
    <w:rsid w:val="351782BB"/>
    <w:rsid w:val="353FEA0C"/>
    <w:rsid w:val="35542867"/>
    <w:rsid w:val="355C63DB"/>
    <w:rsid w:val="357F3EC5"/>
    <w:rsid w:val="3585E69B"/>
    <w:rsid w:val="3592C415"/>
    <w:rsid w:val="3595487E"/>
    <w:rsid w:val="35AA13A0"/>
    <w:rsid w:val="35D3B2AD"/>
    <w:rsid w:val="35DB23D2"/>
    <w:rsid w:val="35DE9965"/>
    <w:rsid w:val="35E8FE95"/>
    <w:rsid w:val="35F4E05C"/>
    <w:rsid w:val="3612182B"/>
    <w:rsid w:val="361D030B"/>
    <w:rsid w:val="362E9341"/>
    <w:rsid w:val="36751A7C"/>
    <w:rsid w:val="36779F42"/>
    <w:rsid w:val="367E5BCA"/>
    <w:rsid w:val="36A19616"/>
    <w:rsid w:val="36AEE6C2"/>
    <w:rsid w:val="36B261A6"/>
    <w:rsid w:val="36CA93F5"/>
    <w:rsid w:val="36D08A5A"/>
    <w:rsid w:val="36FB8F18"/>
    <w:rsid w:val="37114817"/>
    <w:rsid w:val="37373629"/>
    <w:rsid w:val="373E9E3F"/>
    <w:rsid w:val="37609BFF"/>
    <w:rsid w:val="3762FC3B"/>
    <w:rsid w:val="3766FAEF"/>
    <w:rsid w:val="37826BF3"/>
    <w:rsid w:val="37D24E4D"/>
    <w:rsid w:val="37D37CF1"/>
    <w:rsid w:val="37E5E82F"/>
    <w:rsid w:val="37F3155D"/>
    <w:rsid w:val="37F747B3"/>
    <w:rsid w:val="380B5B7E"/>
    <w:rsid w:val="381CCF02"/>
    <w:rsid w:val="381E9C68"/>
    <w:rsid w:val="3826D9EC"/>
    <w:rsid w:val="38308A80"/>
    <w:rsid w:val="3840EBED"/>
    <w:rsid w:val="385D3FD5"/>
    <w:rsid w:val="3863C7D7"/>
    <w:rsid w:val="38684BDA"/>
    <w:rsid w:val="38745C3E"/>
    <w:rsid w:val="38912E49"/>
    <w:rsid w:val="389F532A"/>
    <w:rsid w:val="38A0190C"/>
    <w:rsid w:val="38B45A1B"/>
    <w:rsid w:val="38B65945"/>
    <w:rsid w:val="38DB2778"/>
    <w:rsid w:val="38ED95A5"/>
    <w:rsid w:val="38FE562D"/>
    <w:rsid w:val="390D8A3A"/>
    <w:rsid w:val="390E557A"/>
    <w:rsid w:val="392A9A11"/>
    <w:rsid w:val="393AF8EA"/>
    <w:rsid w:val="39491542"/>
    <w:rsid w:val="395C300B"/>
    <w:rsid w:val="395F6C07"/>
    <w:rsid w:val="396FA750"/>
    <w:rsid w:val="3989AAE5"/>
    <w:rsid w:val="39A83F8D"/>
    <w:rsid w:val="39CBBEEF"/>
    <w:rsid w:val="39D3FC41"/>
    <w:rsid w:val="39DD42C4"/>
    <w:rsid w:val="39F4BE9E"/>
    <w:rsid w:val="39FC67A8"/>
    <w:rsid w:val="39FD2AD4"/>
    <w:rsid w:val="39FDB5CB"/>
    <w:rsid w:val="39FF1662"/>
    <w:rsid w:val="39FFC756"/>
    <w:rsid w:val="3A02029B"/>
    <w:rsid w:val="3A06A2BC"/>
    <w:rsid w:val="3A398837"/>
    <w:rsid w:val="3A402FA7"/>
    <w:rsid w:val="3A74B820"/>
    <w:rsid w:val="3A81CADF"/>
    <w:rsid w:val="3AAF8E79"/>
    <w:rsid w:val="3AC87D38"/>
    <w:rsid w:val="3ADBA4D9"/>
    <w:rsid w:val="3ADE1624"/>
    <w:rsid w:val="3AECEDD2"/>
    <w:rsid w:val="3B50CA46"/>
    <w:rsid w:val="3B671848"/>
    <w:rsid w:val="3B6925A3"/>
    <w:rsid w:val="3B6BF6DF"/>
    <w:rsid w:val="3B86C43F"/>
    <w:rsid w:val="3B8E3386"/>
    <w:rsid w:val="3B968705"/>
    <w:rsid w:val="3B9D3BCD"/>
    <w:rsid w:val="3BA06F22"/>
    <w:rsid w:val="3BB872D6"/>
    <w:rsid w:val="3BD618E0"/>
    <w:rsid w:val="3BE9253D"/>
    <w:rsid w:val="3BF200F1"/>
    <w:rsid w:val="3BF67536"/>
    <w:rsid w:val="3C03287B"/>
    <w:rsid w:val="3C12BE28"/>
    <w:rsid w:val="3C144AB3"/>
    <w:rsid w:val="3C18B1EF"/>
    <w:rsid w:val="3C1AEB98"/>
    <w:rsid w:val="3C6625AB"/>
    <w:rsid w:val="3C7979E7"/>
    <w:rsid w:val="3C87CA30"/>
    <w:rsid w:val="3C913F33"/>
    <w:rsid w:val="3CB797B8"/>
    <w:rsid w:val="3CCFDD43"/>
    <w:rsid w:val="3CD9A8BF"/>
    <w:rsid w:val="3CEDBA6D"/>
    <w:rsid w:val="3CF71425"/>
    <w:rsid w:val="3CF900FA"/>
    <w:rsid w:val="3CFD45FF"/>
    <w:rsid w:val="3D15A6A6"/>
    <w:rsid w:val="3D3C64E9"/>
    <w:rsid w:val="3D4C3592"/>
    <w:rsid w:val="3D51834F"/>
    <w:rsid w:val="3D745027"/>
    <w:rsid w:val="3D9BC89B"/>
    <w:rsid w:val="3DC4DE7A"/>
    <w:rsid w:val="3DE941CE"/>
    <w:rsid w:val="3DFF4B5E"/>
    <w:rsid w:val="3E0496B0"/>
    <w:rsid w:val="3E146E50"/>
    <w:rsid w:val="3E22F94A"/>
    <w:rsid w:val="3E3DCC46"/>
    <w:rsid w:val="3E40E73F"/>
    <w:rsid w:val="3E50DA7B"/>
    <w:rsid w:val="3E8C3DB3"/>
    <w:rsid w:val="3E967FC9"/>
    <w:rsid w:val="3EC9CCF0"/>
    <w:rsid w:val="3ECFAAC8"/>
    <w:rsid w:val="3EE34BEF"/>
    <w:rsid w:val="3EE6E19A"/>
    <w:rsid w:val="3EEE11F8"/>
    <w:rsid w:val="3EFACD3F"/>
    <w:rsid w:val="3F0E3FBB"/>
    <w:rsid w:val="3F120EC5"/>
    <w:rsid w:val="3F135C23"/>
    <w:rsid w:val="3F139D8F"/>
    <w:rsid w:val="3F1D16BC"/>
    <w:rsid w:val="3F1FE53D"/>
    <w:rsid w:val="3F2BB1F4"/>
    <w:rsid w:val="3F2D0ACA"/>
    <w:rsid w:val="3F3798FC"/>
    <w:rsid w:val="3F3E944D"/>
    <w:rsid w:val="3F3F3BD8"/>
    <w:rsid w:val="3F4DB526"/>
    <w:rsid w:val="3F51DF83"/>
    <w:rsid w:val="3F55ADEA"/>
    <w:rsid w:val="3F5BC5E8"/>
    <w:rsid w:val="3F99516C"/>
    <w:rsid w:val="3FA1195A"/>
    <w:rsid w:val="3FB2655C"/>
    <w:rsid w:val="3FDBC4B6"/>
    <w:rsid w:val="3FDEA750"/>
    <w:rsid w:val="3FF7EAD0"/>
    <w:rsid w:val="3FFDFD5A"/>
    <w:rsid w:val="4016D431"/>
    <w:rsid w:val="403835CA"/>
    <w:rsid w:val="404FF60F"/>
    <w:rsid w:val="405D4B64"/>
    <w:rsid w:val="4061D113"/>
    <w:rsid w:val="40701420"/>
    <w:rsid w:val="408A1B39"/>
    <w:rsid w:val="40942A4E"/>
    <w:rsid w:val="40DAB219"/>
    <w:rsid w:val="40DC9E97"/>
    <w:rsid w:val="40E34E62"/>
    <w:rsid w:val="40E8F2A7"/>
    <w:rsid w:val="40F44A99"/>
    <w:rsid w:val="4122EA92"/>
    <w:rsid w:val="4123DB39"/>
    <w:rsid w:val="413118BF"/>
    <w:rsid w:val="4138521D"/>
    <w:rsid w:val="4151B582"/>
    <w:rsid w:val="41536760"/>
    <w:rsid w:val="416C8BAB"/>
    <w:rsid w:val="4176AFF2"/>
    <w:rsid w:val="4187251A"/>
    <w:rsid w:val="41916052"/>
    <w:rsid w:val="41B27FCD"/>
    <w:rsid w:val="41DB5C0F"/>
    <w:rsid w:val="41F5139F"/>
    <w:rsid w:val="41FBDE2E"/>
    <w:rsid w:val="4214C3E8"/>
    <w:rsid w:val="4214EEC0"/>
    <w:rsid w:val="422F55E4"/>
    <w:rsid w:val="423E21C8"/>
    <w:rsid w:val="425C8E42"/>
    <w:rsid w:val="4264A872"/>
    <w:rsid w:val="4266C00D"/>
    <w:rsid w:val="426AC2F2"/>
    <w:rsid w:val="426EEEDB"/>
    <w:rsid w:val="4275EE53"/>
    <w:rsid w:val="4279E3CB"/>
    <w:rsid w:val="42880552"/>
    <w:rsid w:val="42949E19"/>
    <w:rsid w:val="429B7F8B"/>
    <w:rsid w:val="42B77481"/>
    <w:rsid w:val="42C836E4"/>
    <w:rsid w:val="42CAC194"/>
    <w:rsid w:val="42D809AE"/>
    <w:rsid w:val="42D9FC75"/>
    <w:rsid w:val="42DB2836"/>
    <w:rsid w:val="42DBACEC"/>
    <w:rsid w:val="42DF106F"/>
    <w:rsid w:val="42F2A4B0"/>
    <w:rsid w:val="42FC9CDB"/>
    <w:rsid w:val="42FD0D53"/>
    <w:rsid w:val="42FD7242"/>
    <w:rsid w:val="431F977D"/>
    <w:rsid w:val="4349A238"/>
    <w:rsid w:val="43514815"/>
    <w:rsid w:val="435333B4"/>
    <w:rsid w:val="43669D55"/>
    <w:rsid w:val="438B4E00"/>
    <w:rsid w:val="438EB7A5"/>
    <w:rsid w:val="4394F3F3"/>
    <w:rsid w:val="43967BD1"/>
    <w:rsid w:val="43A98DC8"/>
    <w:rsid w:val="43B39FC3"/>
    <w:rsid w:val="43D738E1"/>
    <w:rsid w:val="43FDD0C1"/>
    <w:rsid w:val="44068B52"/>
    <w:rsid w:val="4410E8F6"/>
    <w:rsid w:val="44154BEB"/>
    <w:rsid w:val="441D7803"/>
    <w:rsid w:val="443484A5"/>
    <w:rsid w:val="4436C513"/>
    <w:rsid w:val="4467FA7B"/>
    <w:rsid w:val="446D8C2C"/>
    <w:rsid w:val="446DCBE7"/>
    <w:rsid w:val="446EAF10"/>
    <w:rsid w:val="4472E6A2"/>
    <w:rsid w:val="4474BC8A"/>
    <w:rsid w:val="44831A20"/>
    <w:rsid w:val="44846E48"/>
    <w:rsid w:val="449336AD"/>
    <w:rsid w:val="44AC1C43"/>
    <w:rsid w:val="44AF1E0B"/>
    <w:rsid w:val="44B19A7A"/>
    <w:rsid w:val="44B2CC90"/>
    <w:rsid w:val="44CA66A3"/>
    <w:rsid w:val="44E70DD3"/>
    <w:rsid w:val="44E9FF62"/>
    <w:rsid w:val="44EBEB10"/>
    <w:rsid w:val="45002DD8"/>
    <w:rsid w:val="4535F939"/>
    <w:rsid w:val="45420EE6"/>
    <w:rsid w:val="454659EB"/>
    <w:rsid w:val="454E89EE"/>
    <w:rsid w:val="456BA5D8"/>
    <w:rsid w:val="45745850"/>
    <w:rsid w:val="4577408F"/>
    <w:rsid w:val="45B2D278"/>
    <w:rsid w:val="45F6EE98"/>
    <w:rsid w:val="4620BE50"/>
    <w:rsid w:val="46275EFE"/>
    <w:rsid w:val="463D9E40"/>
    <w:rsid w:val="4640279D"/>
    <w:rsid w:val="4655DDB2"/>
    <w:rsid w:val="465B19CA"/>
    <w:rsid w:val="466D3EDE"/>
    <w:rsid w:val="4685CFC3"/>
    <w:rsid w:val="468666C9"/>
    <w:rsid w:val="46883589"/>
    <w:rsid w:val="468A5DA3"/>
    <w:rsid w:val="468FCD58"/>
    <w:rsid w:val="4692CBFA"/>
    <w:rsid w:val="4694337E"/>
    <w:rsid w:val="46A24E27"/>
    <w:rsid w:val="46AC174A"/>
    <w:rsid w:val="46B2AAAF"/>
    <w:rsid w:val="46B538E7"/>
    <w:rsid w:val="46C88B42"/>
    <w:rsid w:val="46F2BEF7"/>
    <w:rsid w:val="46F5C721"/>
    <w:rsid w:val="46F96EC4"/>
    <w:rsid w:val="4747C749"/>
    <w:rsid w:val="47483383"/>
    <w:rsid w:val="47635229"/>
    <w:rsid w:val="477CC2EA"/>
    <w:rsid w:val="478BC51D"/>
    <w:rsid w:val="479BBFD4"/>
    <w:rsid w:val="47E82B50"/>
    <w:rsid w:val="47E9BC9E"/>
    <w:rsid w:val="47ED6560"/>
    <w:rsid w:val="481E60B7"/>
    <w:rsid w:val="4837AA09"/>
    <w:rsid w:val="484D10CD"/>
    <w:rsid w:val="48513EA6"/>
    <w:rsid w:val="48644E27"/>
    <w:rsid w:val="48832812"/>
    <w:rsid w:val="489FDB88"/>
    <w:rsid w:val="48BBB997"/>
    <w:rsid w:val="48C0BC0B"/>
    <w:rsid w:val="48CA68B4"/>
    <w:rsid w:val="48CEE293"/>
    <w:rsid w:val="48CF0B30"/>
    <w:rsid w:val="48ED2A80"/>
    <w:rsid w:val="4900D8D9"/>
    <w:rsid w:val="4901A9E3"/>
    <w:rsid w:val="492B324B"/>
    <w:rsid w:val="49312C48"/>
    <w:rsid w:val="49344744"/>
    <w:rsid w:val="49411035"/>
    <w:rsid w:val="494C1017"/>
    <w:rsid w:val="495C4D21"/>
    <w:rsid w:val="496BE340"/>
    <w:rsid w:val="49749704"/>
    <w:rsid w:val="4978A10A"/>
    <w:rsid w:val="497ABA9E"/>
    <w:rsid w:val="49B0D3CD"/>
    <w:rsid w:val="49D73F3C"/>
    <w:rsid w:val="49F6F42A"/>
    <w:rsid w:val="49FC7771"/>
    <w:rsid w:val="4A05B151"/>
    <w:rsid w:val="4A0A7386"/>
    <w:rsid w:val="4A20E3E7"/>
    <w:rsid w:val="4A23C285"/>
    <w:rsid w:val="4A3A953C"/>
    <w:rsid w:val="4A4C2C80"/>
    <w:rsid w:val="4A4EAD28"/>
    <w:rsid w:val="4A7DE82A"/>
    <w:rsid w:val="4AA7DEDE"/>
    <w:rsid w:val="4AE5EB3D"/>
    <w:rsid w:val="4B086F93"/>
    <w:rsid w:val="4B1264E7"/>
    <w:rsid w:val="4B190545"/>
    <w:rsid w:val="4B1E936F"/>
    <w:rsid w:val="4B2A5687"/>
    <w:rsid w:val="4B34544A"/>
    <w:rsid w:val="4B36E567"/>
    <w:rsid w:val="4B47AF5F"/>
    <w:rsid w:val="4B7AF79B"/>
    <w:rsid w:val="4B82BDF4"/>
    <w:rsid w:val="4B8879AC"/>
    <w:rsid w:val="4BB01D7C"/>
    <w:rsid w:val="4BD1B2BE"/>
    <w:rsid w:val="4BD8D6C4"/>
    <w:rsid w:val="4BDB893F"/>
    <w:rsid w:val="4BEF189A"/>
    <w:rsid w:val="4BF201BB"/>
    <w:rsid w:val="4C108DBD"/>
    <w:rsid w:val="4C152402"/>
    <w:rsid w:val="4C3BE6D0"/>
    <w:rsid w:val="4C3F5E77"/>
    <w:rsid w:val="4C4A2076"/>
    <w:rsid w:val="4C5AD58A"/>
    <w:rsid w:val="4C6E2A45"/>
    <w:rsid w:val="4C77829F"/>
    <w:rsid w:val="4C8676A3"/>
    <w:rsid w:val="4CA2AD09"/>
    <w:rsid w:val="4CA38402"/>
    <w:rsid w:val="4CA7AE26"/>
    <w:rsid w:val="4CB59099"/>
    <w:rsid w:val="4CB72E28"/>
    <w:rsid w:val="4CC705C5"/>
    <w:rsid w:val="4CC8BB3A"/>
    <w:rsid w:val="4CCD55CA"/>
    <w:rsid w:val="4CD7D6AF"/>
    <w:rsid w:val="4CE5E67F"/>
    <w:rsid w:val="4CEF6EC7"/>
    <w:rsid w:val="4D2954B5"/>
    <w:rsid w:val="4D356EB4"/>
    <w:rsid w:val="4D38A1B3"/>
    <w:rsid w:val="4D39B489"/>
    <w:rsid w:val="4D572C70"/>
    <w:rsid w:val="4D75E100"/>
    <w:rsid w:val="4D78360C"/>
    <w:rsid w:val="4D95B00C"/>
    <w:rsid w:val="4DA2C62C"/>
    <w:rsid w:val="4DA6EEDD"/>
    <w:rsid w:val="4DC54DBF"/>
    <w:rsid w:val="4DC7EDE8"/>
    <w:rsid w:val="4DCF7412"/>
    <w:rsid w:val="4E008CE2"/>
    <w:rsid w:val="4E0CD765"/>
    <w:rsid w:val="4E1302E2"/>
    <w:rsid w:val="4E145C6B"/>
    <w:rsid w:val="4E2021EA"/>
    <w:rsid w:val="4E31CD4F"/>
    <w:rsid w:val="4E4E60E4"/>
    <w:rsid w:val="4E77047A"/>
    <w:rsid w:val="4E880E8F"/>
    <w:rsid w:val="4EB14764"/>
    <w:rsid w:val="4EBAC6B5"/>
    <w:rsid w:val="4EC09BAE"/>
    <w:rsid w:val="4ECD86F3"/>
    <w:rsid w:val="4EDF8B18"/>
    <w:rsid w:val="4EE03D07"/>
    <w:rsid w:val="4EF6469A"/>
    <w:rsid w:val="4EFECA9D"/>
    <w:rsid w:val="4EFF70C1"/>
    <w:rsid w:val="4F0AAAFD"/>
    <w:rsid w:val="4F1BCB53"/>
    <w:rsid w:val="4F274039"/>
    <w:rsid w:val="4F33C96F"/>
    <w:rsid w:val="4F55101A"/>
    <w:rsid w:val="4F5C6810"/>
    <w:rsid w:val="4F6AA55B"/>
    <w:rsid w:val="4F6BFE48"/>
    <w:rsid w:val="4F957B5D"/>
    <w:rsid w:val="4FC9F7A1"/>
    <w:rsid w:val="4FCE1EEF"/>
    <w:rsid w:val="4FCFE76F"/>
    <w:rsid w:val="4FDC835F"/>
    <w:rsid w:val="4FDCA1FC"/>
    <w:rsid w:val="5006ECF4"/>
    <w:rsid w:val="50191D1C"/>
    <w:rsid w:val="501D8741"/>
    <w:rsid w:val="50203641"/>
    <w:rsid w:val="504A6792"/>
    <w:rsid w:val="504B4AF2"/>
    <w:rsid w:val="504B9D4F"/>
    <w:rsid w:val="504D5F4D"/>
    <w:rsid w:val="50521A12"/>
    <w:rsid w:val="50565A30"/>
    <w:rsid w:val="506EAEF5"/>
    <w:rsid w:val="50779FF4"/>
    <w:rsid w:val="50B2C819"/>
    <w:rsid w:val="50BD8B7C"/>
    <w:rsid w:val="50E00304"/>
    <w:rsid w:val="50F5D1F4"/>
    <w:rsid w:val="5108AEFD"/>
    <w:rsid w:val="5118569B"/>
    <w:rsid w:val="511B8DC8"/>
    <w:rsid w:val="5122F24F"/>
    <w:rsid w:val="5125CBB2"/>
    <w:rsid w:val="512D63A4"/>
    <w:rsid w:val="513CA7AF"/>
    <w:rsid w:val="514B79CE"/>
    <w:rsid w:val="5157C2AC"/>
    <w:rsid w:val="5164AD40"/>
    <w:rsid w:val="516539AC"/>
    <w:rsid w:val="517C4A92"/>
    <w:rsid w:val="51A19293"/>
    <w:rsid w:val="51A49C9A"/>
    <w:rsid w:val="51B1B225"/>
    <w:rsid w:val="51C3ED9C"/>
    <w:rsid w:val="51C52A6D"/>
    <w:rsid w:val="51D4ACE6"/>
    <w:rsid w:val="5209058D"/>
    <w:rsid w:val="521962BC"/>
    <w:rsid w:val="522171E2"/>
    <w:rsid w:val="5228C8CD"/>
    <w:rsid w:val="522B1A3D"/>
    <w:rsid w:val="524F98EA"/>
    <w:rsid w:val="527BD365"/>
    <w:rsid w:val="52A86E39"/>
    <w:rsid w:val="52DCE21A"/>
    <w:rsid w:val="52E0F0AE"/>
    <w:rsid w:val="52E40A84"/>
    <w:rsid w:val="52FA4751"/>
    <w:rsid w:val="53073959"/>
    <w:rsid w:val="530D474F"/>
    <w:rsid w:val="5320BD6B"/>
    <w:rsid w:val="53260891"/>
    <w:rsid w:val="532FAB23"/>
    <w:rsid w:val="533CE454"/>
    <w:rsid w:val="534530B1"/>
    <w:rsid w:val="5363B162"/>
    <w:rsid w:val="5370A6CA"/>
    <w:rsid w:val="5374444C"/>
    <w:rsid w:val="53803A3D"/>
    <w:rsid w:val="53A3A0BD"/>
    <w:rsid w:val="53A4EB4A"/>
    <w:rsid w:val="53C1D610"/>
    <w:rsid w:val="53F0897E"/>
    <w:rsid w:val="53F6793E"/>
    <w:rsid w:val="53F7F33B"/>
    <w:rsid w:val="540BCE06"/>
    <w:rsid w:val="5417FF1E"/>
    <w:rsid w:val="541DF911"/>
    <w:rsid w:val="543B1162"/>
    <w:rsid w:val="5440CDF8"/>
    <w:rsid w:val="545C7D91"/>
    <w:rsid w:val="546F96C8"/>
    <w:rsid w:val="547CB37E"/>
    <w:rsid w:val="5487B279"/>
    <w:rsid w:val="5490B0DC"/>
    <w:rsid w:val="54928A0E"/>
    <w:rsid w:val="549F025D"/>
    <w:rsid w:val="549F192D"/>
    <w:rsid w:val="54DCBB42"/>
    <w:rsid w:val="54F5D551"/>
    <w:rsid w:val="54F7A373"/>
    <w:rsid w:val="5529A29D"/>
    <w:rsid w:val="55347C81"/>
    <w:rsid w:val="554FE28D"/>
    <w:rsid w:val="555243D2"/>
    <w:rsid w:val="5552DD17"/>
    <w:rsid w:val="55648C3C"/>
    <w:rsid w:val="55858DC2"/>
    <w:rsid w:val="55B59BE5"/>
    <w:rsid w:val="55D3FF2C"/>
    <w:rsid w:val="55E3AD58"/>
    <w:rsid w:val="55E8BE5E"/>
    <w:rsid w:val="55F0A64D"/>
    <w:rsid w:val="55F4C162"/>
    <w:rsid w:val="55F61B54"/>
    <w:rsid w:val="5608F21B"/>
    <w:rsid w:val="561C4DA3"/>
    <w:rsid w:val="5633385D"/>
    <w:rsid w:val="56368378"/>
    <w:rsid w:val="566C6857"/>
    <w:rsid w:val="566DB986"/>
    <w:rsid w:val="56AD1CAE"/>
    <w:rsid w:val="56B1C385"/>
    <w:rsid w:val="56C3F293"/>
    <w:rsid w:val="57005C60"/>
    <w:rsid w:val="570855E1"/>
    <w:rsid w:val="5708CEAF"/>
    <w:rsid w:val="5717648C"/>
    <w:rsid w:val="5741D6B5"/>
    <w:rsid w:val="574FDA31"/>
    <w:rsid w:val="5759B53E"/>
    <w:rsid w:val="575C8EE3"/>
    <w:rsid w:val="578102AF"/>
    <w:rsid w:val="578A3462"/>
    <w:rsid w:val="57A94C44"/>
    <w:rsid w:val="57B1DA12"/>
    <w:rsid w:val="57B57A81"/>
    <w:rsid w:val="57B850D5"/>
    <w:rsid w:val="57CEF348"/>
    <w:rsid w:val="57D39696"/>
    <w:rsid w:val="57EC6A7A"/>
    <w:rsid w:val="58086FE3"/>
    <w:rsid w:val="580B9ADB"/>
    <w:rsid w:val="5811F88B"/>
    <w:rsid w:val="583205AA"/>
    <w:rsid w:val="583D41B3"/>
    <w:rsid w:val="5840B653"/>
    <w:rsid w:val="584EEE28"/>
    <w:rsid w:val="5858D9FE"/>
    <w:rsid w:val="58859337"/>
    <w:rsid w:val="5887E08B"/>
    <w:rsid w:val="5890599D"/>
    <w:rsid w:val="58AF115A"/>
    <w:rsid w:val="58C82535"/>
    <w:rsid w:val="58DD5162"/>
    <w:rsid w:val="5901C087"/>
    <w:rsid w:val="590B47F7"/>
    <w:rsid w:val="5917A7B8"/>
    <w:rsid w:val="591841EB"/>
    <w:rsid w:val="594AF9A2"/>
    <w:rsid w:val="596FA857"/>
    <w:rsid w:val="59BA7D23"/>
    <w:rsid w:val="59BF6B7D"/>
    <w:rsid w:val="59C0C409"/>
    <w:rsid w:val="59CA3D31"/>
    <w:rsid w:val="59D7CB66"/>
    <w:rsid w:val="59F864E0"/>
    <w:rsid w:val="5A12A252"/>
    <w:rsid w:val="5A1C871B"/>
    <w:rsid w:val="5A39ACCD"/>
    <w:rsid w:val="5A422CE9"/>
    <w:rsid w:val="5A53C57B"/>
    <w:rsid w:val="5A68C428"/>
    <w:rsid w:val="5AAA1630"/>
    <w:rsid w:val="5ACCD507"/>
    <w:rsid w:val="5AD2F26F"/>
    <w:rsid w:val="5AD965FF"/>
    <w:rsid w:val="5AE00FC3"/>
    <w:rsid w:val="5AE1772F"/>
    <w:rsid w:val="5AEB384E"/>
    <w:rsid w:val="5B0762CC"/>
    <w:rsid w:val="5B082987"/>
    <w:rsid w:val="5B084D93"/>
    <w:rsid w:val="5B28024C"/>
    <w:rsid w:val="5B2F56B9"/>
    <w:rsid w:val="5B7DCFF1"/>
    <w:rsid w:val="5BCB22A0"/>
    <w:rsid w:val="5BFE72BA"/>
    <w:rsid w:val="5C152FAE"/>
    <w:rsid w:val="5C32C28D"/>
    <w:rsid w:val="5C373522"/>
    <w:rsid w:val="5C3C782F"/>
    <w:rsid w:val="5C49FF46"/>
    <w:rsid w:val="5C5548A8"/>
    <w:rsid w:val="5C6102F9"/>
    <w:rsid w:val="5C6335AB"/>
    <w:rsid w:val="5C7007CD"/>
    <w:rsid w:val="5C798ACD"/>
    <w:rsid w:val="5C83D4E7"/>
    <w:rsid w:val="5C8A68B7"/>
    <w:rsid w:val="5CABA419"/>
    <w:rsid w:val="5CC08566"/>
    <w:rsid w:val="5CDD3384"/>
    <w:rsid w:val="5CDFDA2D"/>
    <w:rsid w:val="5CF2C7D6"/>
    <w:rsid w:val="5D11122F"/>
    <w:rsid w:val="5D3703A3"/>
    <w:rsid w:val="5D382C45"/>
    <w:rsid w:val="5D3902E5"/>
    <w:rsid w:val="5D45EE37"/>
    <w:rsid w:val="5D4FB578"/>
    <w:rsid w:val="5D52CCE8"/>
    <w:rsid w:val="5D5B6363"/>
    <w:rsid w:val="5D5EFBE8"/>
    <w:rsid w:val="5D705AC2"/>
    <w:rsid w:val="5D753CC5"/>
    <w:rsid w:val="5D777DFF"/>
    <w:rsid w:val="5D88C6A1"/>
    <w:rsid w:val="5DD080D7"/>
    <w:rsid w:val="5DDE6CED"/>
    <w:rsid w:val="5DE8A2A1"/>
    <w:rsid w:val="5DFCD35A"/>
    <w:rsid w:val="5DFFB06C"/>
    <w:rsid w:val="5E2287DA"/>
    <w:rsid w:val="5E26584B"/>
    <w:rsid w:val="5E3E333A"/>
    <w:rsid w:val="5E4FE887"/>
    <w:rsid w:val="5E51CD06"/>
    <w:rsid w:val="5E645CF6"/>
    <w:rsid w:val="5E6FC6CD"/>
    <w:rsid w:val="5E73444B"/>
    <w:rsid w:val="5E786372"/>
    <w:rsid w:val="5E81F8E9"/>
    <w:rsid w:val="5E9FC830"/>
    <w:rsid w:val="5EB773FE"/>
    <w:rsid w:val="5ECA8260"/>
    <w:rsid w:val="5F05A7FF"/>
    <w:rsid w:val="5F0E4A5F"/>
    <w:rsid w:val="5F111252"/>
    <w:rsid w:val="5F132FE0"/>
    <w:rsid w:val="5F1AD228"/>
    <w:rsid w:val="5F3E9448"/>
    <w:rsid w:val="5F446429"/>
    <w:rsid w:val="5F595A4E"/>
    <w:rsid w:val="5F69B3CE"/>
    <w:rsid w:val="5F71DEC3"/>
    <w:rsid w:val="5F7E3BFA"/>
    <w:rsid w:val="5FA42A09"/>
    <w:rsid w:val="5FC228AC"/>
    <w:rsid w:val="5FC4B6DA"/>
    <w:rsid w:val="5FC9433A"/>
    <w:rsid w:val="5FE6394D"/>
    <w:rsid w:val="5FEBA0AF"/>
    <w:rsid w:val="5FF06320"/>
    <w:rsid w:val="6005702C"/>
    <w:rsid w:val="600C17C9"/>
    <w:rsid w:val="600DB8C5"/>
    <w:rsid w:val="60424039"/>
    <w:rsid w:val="605E9947"/>
    <w:rsid w:val="606652C1"/>
    <w:rsid w:val="607032FB"/>
    <w:rsid w:val="60747219"/>
    <w:rsid w:val="60824463"/>
    <w:rsid w:val="608964A3"/>
    <w:rsid w:val="608F669B"/>
    <w:rsid w:val="60930425"/>
    <w:rsid w:val="60BD8098"/>
    <w:rsid w:val="60C496C0"/>
    <w:rsid w:val="60D3D781"/>
    <w:rsid w:val="60D50E95"/>
    <w:rsid w:val="60F52AAF"/>
    <w:rsid w:val="61032DAF"/>
    <w:rsid w:val="6105586A"/>
    <w:rsid w:val="611A7846"/>
    <w:rsid w:val="611FFFF7"/>
    <w:rsid w:val="6130EC2B"/>
    <w:rsid w:val="614093DB"/>
    <w:rsid w:val="615DD45A"/>
    <w:rsid w:val="61639EF7"/>
    <w:rsid w:val="616D6E57"/>
    <w:rsid w:val="618F883E"/>
    <w:rsid w:val="619D27BD"/>
    <w:rsid w:val="61A18AC4"/>
    <w:rsid w:val="61A32D65"/>
    <w:rsid w:val="61A74D5F"/>
    <w:rsid w:val="61B4DA78"/>
    <w:rsid w:val="61B6B656"/>
    <w:rsid w:val="61C360DA"/>
    <w:rsid w:val="61C57B02"/>
    <w:rsid w:val="61E07FF4"/>
    <w:rsid w:val="61FBA330"/>
    <w:rsid w:val="62111280"/>
    <w:rsid w:val="622A8741"/>
    <w:rsid w:val="62347666"/>
    <w:rsid w:val="624369AF"/>
    <w:rsid w:val="6249CE7A"/>
    <w:rsid w:val="6265D80E"/>
    <w:rsid w:val="626FA7E2"/>
    <w:rsid w:val="6273A17D"/>
    <w:rsid w:val="62754FB5"/>
    <w:rsid w:val="627A71EA"/>
    <w:rsid w:val="627DED61"/>
    <w:rsid w:val="6281AE65"/>
    <w:rsid w:val="628A083A"/>
    <w:rsid w:val="6295EE2E"/>
    <w:rsid w:val="62975893"/>
    <w:rsid w:val="62B3C101"/>
    <w:rsid w:val="62CC0236"/>
    <w:rsid w:val="62D58076"/>
    <w:rsid w:val="62DF8473"/>
    <w:rsid w:val="62E7DE3A"/>
    <w:rsid w:val="630005BC"/>
    <w:rsid w:val="6303C122"/>
    <w:rsid w:val="631137B4"/>
    <w:rsid w:val="63173825"/>
    <w:rsid w:val="63262FFE"/>
    <w:rsid w:val="632E8BAD"/>
    <w:rsid w:val="632EA949"/>
    <w:rsid w:val="6330B74B"/>
    <w:rsid w:val="634E7DF2"/>
    <w:rsid w:val="63590F19"/>
    <w:rsid w:val="6366ABD6"/>
    <w:rsid w:val="6375F20F"/>
    <w:rsid w:val="63784EFB"/>
    <w:rsid w:val="638E1E32"/>
    <w:rsid w:val="63A8E9B3"/>
    <w:rsid w:val="63B47E92"/>
    <w:rsid w:val="63C01DFC"/>
    <w:rsid w:val="63D54743"/>
    <w:rsid w:val="63D62FCF"/>
    <w:rsid w:val="63E4243A"/>
    <w:rsid w:val="63FC12CF"/>
    <w:rsid w:val="64056020"/>
    <w:rsid w:val="640D121A"/>
    <w:rsid w:val="640FC7A0"/>
    <w:rsid w:val="642894DD"/>
    <w:rsid w:val="6430C7C9"/>
    <w:rsid w:val="64423528"/>
    <w:rsid w:val="6470A6E2"/>
    <w:rsid w:val="647DAB80"/>
    <w:rsid w:val="6486C770"/>
    <w:rsid w:val="64B1330C"/>
    <w:rsid w:val="64B2DCCA"/>
    <w:rsid w:val="64B45F35"/>
    <w:rsid w:val="64BB632B"/>
    <w:rsid w:val="64C76D1D"/>
    <w:rsid w:val="64D1BE9A"/>
    <w:rsid w:val="64D706F5"/>
    <w:rsid w:val="64DC227D"/>
    <w:rsid w:val="64E7F16E"/>
    <w:rsid w:val="64EA0DF9"/>
    <w:rsid w:val="6506B5AF"/>
    <w:rsid w:val="6534FA24"/>
    <w:rsid w:val="655CE246"/>
    <w:rsid w:val="655FD7D1"/>
    <w:rsid w:val="656064D7"/>
    <w:rsid w:val="6565994D"/>
    <w:rsid w:val="6565FCC0"/>
    <w:rsid w:val="657FF49B"/>
    <w:rsid w:val="6580F07A"/>
    <w:rsid w:val="65AA058D"/>
    <w:rsid w:val="65CB1C77"/>
    <w:rsid w:val="65D04A32"/>
    <w:rsid w:val="65DCBF10"/>
    <w:rsid w:val="65E55239"/>
    <w:rsid w:val="65E6F57A"/>
    <w:rsid w:val="65EAD9EC"/>
    <w:rsid w:val="65EFA16A"/>
    <w:rsid w:val="65FFD378"/>
    <w:rsid w:val="66123F3E"/>
    <w:rsid w:val="6614A8A6"/>
    <w:rsid w:val="661841D3"/>
    <w:rsid w:val="66197BE1"/>
    <w:rsid w:val="6619F12C"/>
    <w:rsid w:val="6630499E"/>
    <w:rsid w:val="6634C1A2"/>
    <w:rsid w:val="6639473A"/>
    <w:rsid w:val="665B08CD"/>
    <w:rsid w:val="6675A82F"/>
    <w:rsid w:val="6676C947"/>
    <w:rsid w:val="669DE45D"/>
    <w:rsid w:val="669FA481"/>
    <w:rsid w:val="66BA6D83"/>
    <w:rsid w:val="66C2DE1A"/>
    <w:rsid w:val="66C4BD8C"/>
    <w:rsid w:val="66CE63E5"/>
    <w:rsid w:val="66D2A0B1"/>
    <w:rsid w:val="66F6CCF4"/>
    <w:rsid w:val="6701946F"/>
    <w:rsid w:val="670C235C"/>
    <w:rsid w:val="6728CF4D"/>
    <w:rsid w:val="673ECD7F"/>
    <w:rsid w:val="674ED61D"/>
    <w:rsid w:val="676B2F88"/>
    <w:rsid w:val="67702582"/>
    <w:rsid w:val="6778DEA3"/>
    <w:rsid w:val="677BD4F3"/>
    <w:rsid w:val="67C03DE9"/>
    <w:rsid w:val="67C54D0B"/>
    <w:rsid w:val="67C6CB10"/>
    <w:rsid w:val="67D88A21"/>
    <w:rsid w:val="67EEF8D0"/>
    <w:rsid w:val="67EF07F7"/>
    <w:rsid w:val="67F25C09"/>
    <w:rsid w:val="67F3AA7E"/>
    <w:rsid w:val="6815C615"/>
    <w:rsid w:val="683E7C22"/>
    <w:rsid w:val="6847F0F4"/>
    <w:rsid w:val="6856C712"/>
    <w:rsid w:val="6863DEE8"/>
    <w:rsid w:val="6865CBAB"/>
    <w:rsid w:val="68691375"/>
    <w:rsid w:val="688371D3"/>
    <w:rsid w:val="68933E62"/>
    <w:rsid w:val="68977893"/>
    <w:rsid w:val="689BD272"/>
    <w:rsid w:val="68A70B18"/>
    <w:rsid w:val="68C9B1CB"/>
    <w:rsid w:val="68D65577"/>
    <w:rsid w:val="68DDAA28"/>
    <w:rsid w:val="691307D2"/>
    <w:rsid w:val="6924CFCA"/>
    <w:rsid w:val="692B4D6B"/>
    <w:rsid w:val="693ED4DC"/>
    <w:rsid w:val="6949E000"/>
    <w:rsid w:val="69530526"/>
    <w:rsid w:val="69A6C400"/>
    <w:rsid w:val="69B2B82D"/>
    <w:rsid w:val="69B2F54B"/>
    <w:rsid w:val="69D769D6"/>
    <w:rsid w:val="69F35B9F"/>
    <w:rsid w:val="6A1137CE"/>
    <w:rsid w:val="6A2349A7"/>
    <w:rsid w:val="6A47179C"/>
    <w:rsid w:val="6A637228"/>
    <w:rsid w:val="6A7CEC2B"/>
    <w:rsid w:val="6A9E8D9A"/>
    <w:rsid w:val="6AACAEE4"/>
    <w:rsid w:val="6AB4CF19"/>
    <w:rsid w:val="6AE31994"/>
    <w:rsid w:val="6AE6DF91"/>
    <w:rsid w:val="6AE855FE"/>
    <w:rsid w:val="6AE90564"/>
    <w:rsid w:val="6AEFA46D"/>
    <w:rsid w:val="6AF0DDF5"/>
    <w:rsid w:val="6B002797"/>
    <w:rsid w:val="6B03C430"/>
    <w:rsid w:val="6B0A1EAC"/>
    <w:rsid w:val="6B0F234E"/>
    <w:rsid w:val="6B247D70"/>
    <w:rsid w:val="6B42218E"/>
    <w:rsid w:val="6B6DD7D7"/>
    <w:rsid w:val="6B7D607A"/>
    <w:rsid w:val="6B7D7F17"/>
    <w:rsid w:val="6B982EAF"/>
    <w:rsid w:val="6BB3548F"/>
    <w:rsid w:val="6BC378AA"/>
    <w:rsid w:val="6BC599CC"/>
    <w:rsid w:val="6BCBE05B"/>
    <w:rsid w:val="6BE59570"/>
    <w:rsid w:val="6BEA64DF"/>
    <w:rsid w:val="6BF41938"/>
    <w:rsid w:val="6C138C10"/>
    <w:rsid w:val="6C1A7AEA"/>
    <w:rsid w:val="6C1FA43D"/>
    <w:rsid w:val="6C344FEF"/>
    <w:rsid w:val="6C37EA2C"/>
    <w:rsid w:val="6C52F2A6"/>
    <w:rsid w:val="6C5594EE"/>
    <w:rsid w:val="6C563161"/>
    <w:rsid w:val="6C619BC9"/>
    <w:rsid w:val="6C6B1014"/>
    <w:rsid w:val="6C878357"/>
    <w:rsid w:val="6C9A0C6E"/>
    <w:rsid w:val="6CC08B31"/>
    <w:rsid w:val="6CFF9E5A"/>
    <w:rsid w:val="6D10F947"/>
    <w:rsid w:val="6D1649BC"/>
    <w:rsid w:val="6D1A4EE5"/>
    <w:rsid w:val="6D830CAB"/>
    <w:rsid w:val="6D868EC2"/>
    <w:rsid w:val="6D99A210"/>
    <w:rsid w:val="6D9FE35C"/>
    <w:rsid w:val="6DA33091"/>
    <w:rsid w:val="6DA912B8"/>
    <w:rsid w:val="6DAA5E9E"/>
    <w:rsid w:val="6DB30B94"/>
    <w:rsid w:val="6DB6D36C"/>
    <w:rsid w:val="6DC05A92"/>
    <w:rsid w:val="6DD62F95"/>
    <w:rsid w:val="6DD77A80"/>
    <w:rsid w:val="6DE1A381"/>
    <w:rsid w:val="6DF543CC"/>
    <w:rsid w:val="6DF8142B"/>
    <w:rsid w:val="6E00FD94"/>
    <w:rsid w:val="6E0D5445"/>
    <w:rsid w:val="6E395598"/>
    <w:rsid w:val="6E592B5D"/>
    <w:rsid w:val="6E643A64"/>
    <w:rsid w:val="6EA08F4E"/>
    <w:rsid w:val="6EA81E42"/>
    <w:rsid w:val="6EC04D6D"/>
    <w:rsid w:val="6EC2B40D"/>
    <w:rsid w:val="6ECA754C"/>
    <w:rsid w:val="6ED39FB7"/>
    <w:rsid w:val="6ED3ABF0"/>
    <w:rsid w:val="6EF36DCC"/>
    <w:rsid w:val="6F1F01C4"/>
    <w:rsid w:val="6F2100DB"/>
    <w:rsid w:val="6F2B4567"/>
    <w:rsid w:val="6F2C5388"/>
    <w:rsid w:val="6F31F778"/>
    <w:rsid w:val="6F43748B"/>
    <w:rsid w:val="6F4D5939"/>
    <w:rsid w:val="6F71FEBD"/>
    <w:rsid w:val="6F8DCA6E"/>
    <w:rsid w:val="6F90801E"/>
    <w:rsid w:val="6F95C003"/>
    <w:rsid w:val="6FB49D2F"/>
    <w:rsid w:val="6FBEFF66"/>
    <w:rsid w:val="6FC28DE9"/>
    <w:rsid w:val="6FC622C3"/>
    <w:rsid w:val="6FD7EB92"/>
    <w:rsid w:val="6FE99B64"/>
    <w:rsid w:val="6FEE221B"/>
    <w:rsid w:val="7023D3AC"/>
    <w:rsid w:val="705CA240"/>
    <w:rsid w:val="706B9FD2"/>
    <w:rsid w:val="7072FA3B"/>
    <w:rsid w:val="708C6208"/>
    <w:rsid w:val="709D4029"/>
    <w:rsid w:val="70A80529"/>
    <w:rsid w:val="70C3D391"/>
    <w:rsid w:val="70C7CA43"/>
    <w:rsid w:val="70D5A444"/>
    <w:rsid w:val="70EDCDA8"/>
    <w:rsid w:val="70F12515"/>
    <w:rsid w:val="70F413B1"/>
    <w:rsid w:val="710E7F62"/>
    <w:rsid w:val="711E7D5D"/>
    <w:rsid w:val="71256AE2"/>
    <w:rsid w:val="712CDEBE"/>
    <w:rsid w:val="7133CFC4"/>
    <w:rsid w:val="713FE832"/>
    <w:rsid w:val="71783775"/>
    <w:rsid w:val="717E7A93"/>
    <w:rsid w:val="71865C41"/>
    <w:rsid w:val="719A7ED8"/>
    <w:rsid w:val="71A1D218"/>
    <w:rsid w:val="71B55520"/>
    <w:rsid w:val="71CEBC50"/>
    <w:rsid w:val="71E90CEC"/>
    <w:rsid w:val="71ECC09B"/>
    <w:rsid w:val="71EFC4C1"/>
    <w:rsid w:val="71F3CCEA"/>
    <w:rsid w:val="7229D3AF"/>
    <w:rsid w:val="72421C2E"/>
    <w:rsid w:val="72657E99"/>
    <w:rsid w:val="726B373C"/>
    <w:rsid w:val="726F418D"/>
    <w:rsid w:val="729D7273"/>
    <w:rsid w:val="729EC5DE"/>
    <w:rsid w:val="72A7E584"/>
    <w:rsid w:val="72AA4FC3"/>
    <w:rsid w:val="72B754CB"/>
    <w:rsid w:val="72B8454D"/>
    <w:rsid w:val="72BCD673"/>
    <w:rsid w:val="72C82798"/>
    <w:rsid w:val="730480A3"/>
    <w:rsid w:val="730F6E76"/>
    <w:rsid w:val="73169BA0"/>
    <w:rsid w:val="7316B6D8"/>
    <w:rsid w:val="73599A73"/>
    <w:rsid w:val="735DCD98"/>
    <w:rsid w:val="735FC5DB"/>
    <w:rsid w:val="737699C0"/>
    <w:rsid w:val="737B3968"/>
    <w:rsid w:val="73805718"/>
    <w:rsid w:val="738DD4DB"/>
    <w:rsid w:val="73994EC4"/>
    <w:rsid w:val="739AA6F0"/>
    <w:rsid w:val="73DCBD4B"/>
    <w:rsid w:val="73F16645"/>
    <w:rsid w:val="7410E3ED"/>
    <w:rsid w:val="74196466"/>
    <w:rsid w:val="742483FA"/>
    <w:rsid w:val="742951D7"/>
    <w:rsid w:val="742F1D98"/>
    <w:rsid w:val="743406EC"/>
    <w:rsid w:val="744A8F42"/>
    <w:rsid w:val="7454677B"/>
    <w:rsid w:val="745D358C"/>
    <w:rsid w:val="746B6794"/>
    <w:rsid w:val="746C1A97"/>
    <w:rsid w:val="747557B0"/>
    <w:rsid w:val="747C53EF"/>
    <w:rsid w:val="74CDFFEE"/>
    <w:rsid w:val="74EF5CC8"/>
    <w:rsid w:val="750D434F"/>
    <w:rsid w:val="751650BD"/>
    <w:rsid w:val="751709C9"/>
    <w:rsid w:val="751770D1"/>
    <w:rsid w:val="754C8EEA"/>
    <w:rsid w:val="75615596"/>
    <w:rsid w:val="758F20C7"/>
    <w:rsid w:val="759E5FFA"/>
    <w:rsid w:val="759F808C"/>
    <w:rsid w:val="75B74418"/>
    <w:rsid w:val="75E1BAB9"/>
    <w:rsid w:val="75E6093A"/>
    <w:rsid w:val="75EDBEE2"/>
    <w:rsid w:val="75F17EB9"/>
    <w:rsid w:val="7609F995"/>
    <w:rsid w:val="760CEB69"/>
    <w:rsid w:val="76220773"/>
    <w:rsid w:val="76378D31"/>
    <w:rsid w:val="76473494"/>
    <w:rsid w:val="765031C8"/>
    <w:rsid w:val="76607AD7"/>
    <w:rsid w:val="76638C36"/>
    <w:rsid w:val="767CB570"/>
    <w:rsid w:val="768AEA36"/>
    <w:rsid w:val="769E5FDD"/>
    <w:rsid w:val="76B9A358"/>
    <w:rsid w:val="76C90F07"/>
    <w:rsid w:val="76CA6ACF"/>
    <w:rsid w:val="76D1DEA7"/>
    <w:rsid w:val="76EE07EE"/>
    <w:rsid w:val="773FCECE"/>
    <w:rsid w:val="7753034F"/>
    <w:rsid w:val="775B306A"/>
    <w:rsid w:val="775D0F2C"/>
    <w:rsid w:val="776656E9"/>
    <w:rsid w:val="778C03F3"/>
    <w:rsid w:val="77931E6E"/>
    <w:rsid w:val="779DB5D9"/>
    <w:rsid w:val="77B3426B"/>
    <w:rsid w:val="77B7A367"/>
    <w:rsid w:val="77D0A31D"/>
    <w:rsid w:val="77F732A3"/>
    <w:rsid w:val="78019FD3"/>
    <w:rsid w:val="780DA774"/>
    <w:rsid w:val="7810532E"/>
    <w:rsid w:val="78207357"/>
    <w:rsid w:val="784EAA8B"/>
    <w:rsid w:val="787211C1"/>
    <w:rsid w:val="787518CD"/>
    <w:rsid w:val="78773C95"/>
    <w:rsid w:val="787ACFB1"/>
    <w:rsid w:val="78822304"/>
    <w:rsid w:val="78B5050D"/>
    <w:rsid w:val="78C151E7"/>
    <w:rsid w:val="78C696AD"/>
    <w:rsid w:val="78DEC41B"/>
    <w:rsid w:val="78E2429E"/>
    <w:rsid w:val="78F3F66D"/>
    <w:rsid w:val="78F50659"/>
    <w:rsid w:val="78F8B3D3"/>
    <w:rsid w:val="79228084"/>
    <w:rsid w:val="792638DD"/>
    <w:rsid w:val="793591DE"/>
    <w:rsid w:val="793768D6"/>
    <w:rsid w:val="795D5E60"/>
    <w:rsid w:val="79648BBE"/>
    <w:rsid w:val="799C4304"/>
    <w:rsid w:val="79A3CBC9"/>
    <w:rsid w:val="79BD5104"/>
    <w:rsid w:val="79C203E5"/>
    <w:rsid w:val="79E63A1A"/>
    <w:rsid w:val="7A1940AE"/>
    <w:rsid w:val="7A1B9840"/>
    <w:rsid w:val="7A201715"/>
    <w:rsid w:val="7A3AB9EE"/>
    <w:rsid w:val="7A44A3CD"/>
    <w:rsid w:val="7A51B13D"/>
    <w:rsid w:val="7A52FFD5"/>
    <w:rsid w:val="7A53BA61"/>
    <w:rsid w:val="7A72F1AF"/>
    <w:rsid w:val="7AA5024C"/>
    <w:rsid w:val="7AC47C9B"/>
    <w:rsid w:val="7ADF83EA"/>
    <w:rsid w:val="7AE8DC08"/>
    <w:rsid w:val="7AF929A7"/>
    <w:rsid w:val="7AFECF69"/>
    <w:rsid w:val="7B2AE075"/>
    <w:rsid w:val="7B2D3064"/>
    <w:rsid w:val="7B5C3766"/>
    <w:rsid w:val="7B5D87D2"/>
    <w:rsid w:val="7B67A225"/>
    <w:rsid w:val="7B8616C0"/>
    <w:rsid w:val="7B8C276D"/>
    <w:rsid w:val="7B9ADE21"/>
    <w:rsid w:val="7BC0108B"/>
    <w:rsid w:val="7BD76AE0"/>
    <w:rsid w:val="7BD80ED7"/>
    <w:rsid w:val="7BF185FD"/>
    <w:rsid w:val="7BF3AB83"/>
    <w:rsid w:val="7BF4C059"/>
    <w:rsid w:val="7BF599B3"/>
    <w:rsid w:val="7C121982"/>
    <w:rsid w:val="7C13138A"/>
    <w:rsid w:val="7C1DD88F"/>
    <w:rsid w:val="7C1FA146"/>
    <w:rsid w:val="7C24D9FF"/>
    <w:rsid w:val="7C2A7578"/>
    <w:rsid w:val="7C30D13F"/>
    <w:rsid w:val="7C30E831"/>
    <w:rsid w:val="7C35A30C"/>
    <w:rsid w:val="7C554ABE"/>
    <w:rsid w:val="7C56EBC7"/>
    <w:rsid w:val="7C5E80A2"/>
    <w:rsid w:val="7C5F2793"/>
    <w:rsid w:val="7C9C7897"/>
    <w:rsid w:val="7CA3B199"/>
    <w:rsid w:val="7CAF7359"/>
    <w:rsid w:val="7CB6020C"/>
    <w:rsid w:val="7CBD6F96"/>
    <w:rsid w:val="7CC29365"/>
    <w:rsid w:val="7CCC67FA"/>
    <w:rsid w:val="7CE17D6C"/>
    <w:rsid w:val="7CE69A1F"/>
    <w:rsid w:val="7CFFDBA6"/>
    <w:rsid w:val="7D044A70"/>
    <w:rsid w:val="7D07666C"/>
    <w:rsid w:val="7D0CF05B"/>
    <w:rsid w:val="7D27F7CE"/>
    <w:rsid w:val="7D29F365"/>
    <w:rsid w:val="7D2D7D60"/>
    <w:rsid w:val="7D36B05A"/>
    <w:rsid w:val="7D3E6AB1"/>
    <w:rsid w:val="7D54E8FC"/>
    <w:rsid w:val="7D618A14"/>
    <w:rsid w:val="7D6A21E4"/>
    <w:rsid w:val="7D895F51"/>
    <w:rsid w:val="7DB28643"/>
    <w:rsid w:val="7DB797E7"/>
    <w:rsid w:val="7DBDD0A4"/>
    <w:rsid w:val="7E07C301"/>
    <w:rsid w:val="7E1577F8"/>
    <w:rsid w:val="7E272F68"/>
    <w:rsid w:val="7E2D4497"/>
    <w:rsid w:val="7E351464"/>
    <w:rsid w:val="7E594AE4"/>
    <w:rsid w:val="7E5B397B"/>
    <w:rsid w:val="7E65DCF5"/>
    <w:rsid w:val="7E751AA4"/>
    <w:rsid w:val="7E7AAFCB"/>
    <w:rsid w:val="7E7EF620"/>
    <w:rsid w:val="7E95F4EF"/>
    <w:rsid w:val="7E9EE5D9"/>
    <w:rsid w:val="7EA9A4F4"/>
    <w:rsid w:val="7EAB8DA7"/>
    <w:rsid w:val="7EB92C38"/>
    <w:rsid w:val="7EC7C5D4"/>
    <w:rsid w:val="7EE53FE1"/>
    <w:rsid w:val="7EEBFC09"/>
    <w:rsid w:val="7EEFFC05"/>
    <w:rsid w:val="7EF23403"/>
    <w:rsid w:val="7EFA784A"/>
    <w:rsid w:val="7F2E131C"/>
    <w:rsid w:val="7F2FBFC9"/>
    <w:rsid w:val="7F335BD7"/>
    <w:rsid w:val="7F3672EC"/>
    <w:rsid w:val="7F3F5B38"/>
    <w:rsid w:val="7F4C480E"/>
    <w:rsid w:val="7F520B04"/>
    <w:rsid w:val="7F731F3B"/>
    <w:rsid w:val="7FA0C062"/>
    <w:rsid w:val="7FA62E39"/>
    <w:rsid w:val="7FB2160A"/>
    <w:rsid w:val="7FB8DB74"/>
    <w:rsid w:val="7FBBF76B"/>
    <w:rsid w:val="7FC22921"/>
    <w:rsid w:val="7FC339FC"/>
    <w:rsid w:val="7FC84FB7"/>
    <w:rsid w:val="7FF2967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4B6F9A2"/>
  <w15:docId w15:val="{65719F38-F44D-4F6B-8281-3057B40C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3A72"/>
    <w:rPr>
      <w:rFonts w:ascii="Arial" w:hAnsi="Arial" w:cs="Arial"/>
      <w:sz w:val="24"/>
      <w:lang w:eastAsia="en-US"/>
    </w:rPr>
  </w:style>
  <w:style w:type="paragraph" w:styleId="Heading1">
    <w:name w:val="heading 1"/>
    <w:basedOn w:val="Normal"/>
    <w:link w:val="Heading1Char"/>
    <w:uiPriority w:val="9"/>
    <w:qFormat/>
    <w:rsid w:val="00D168F3"/>
    <w:pPr>
      <w:spacing w:before="100" w:beforeAutospacing="1" w:after="100" w:afterAutospacing="1"/>
      <w:outlineLvl w:val="0"/>
    </w:pPr>
    <w:rPr>
      <w:rFonts w:ascii="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ind w:left="2835"/>
    </w:pPr>
  </w:style>
  <w:style w:type="paragraph" w:styleId="Header">
    <w:name w:val="header"/>
    <w:basedOn w:val="Normal"/>
    <w:rsid w:val="001D5D34"/>
    <w:pPr>
      <w:tabs>
        <w:tab w:val="center" w:pos="4153"/>
        <w:tab w:val="right" w:pos="8306"/>
      </w:tabs>
    </w:pPr>
  </w:style>
  <w:style w:type="paragraph" w:styleId="Footer">
    <w:name w:val="footer"/>
    <w:basedOn w:val="Normal"/>
    <w:link w:val="FooterChar"/>
    <w:uiPriority w:val="99"/>
    <w:rsid w:val="001D5D34"/>
    <w:pPr>
      <w:tabs>
        <w:tab w:val="center" w:pos="4153"/>
        <w:tab w:val="right" w:pos="8306"/>
      </w:tabs>
    </w:pPr>
  </w:style>
  <w:style w:type="paragraph" w:styleId="BalloonText">
    <w:name w:val="Balloon Text"/>
    <w:basedOn w:val="Normal"/>
    <w:semiHidden/>
    <w:rsid w:val="00BD53AC"/>
    <w:rPr>
      <w:rFonts w:ascii="Tahoma" w:hAnsi="Tahoma" w:cs="Tahoma"/>
      <w:sz w:val="16"/>
      <w:szCs w:val="16"/>
    </w:rPr>
  </w:style>
  <w:style w:type="table" w:styleId="TableGrid">
    <w:name w:val="Table Grid"/>
    <w:basedOn w:val="TableNormal"/>
    <w:rsid w:val="00581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2A1E6F"/>
    <w:rPr>
      <w:rFonts w:ascii="Arial" w:hAnsi="Arial" w:cs="Arial"/>
      <w:sz w:val="24"/>
      <w:lang w:eastAsia="en-US"/>
    </w:rPr>
  </w:style>
  <w:style w:type="character" w:styleId="PlaceholderText">
    <w:name w:val="Placeholder Text"/>
    <w:basedOn w:val="DefaultParagraphFont"/>
    <w:uiPriority w:val="99"/>
    <w:semiHidden/>
    <w:rsid w:val="00297A0C"/>
    <w:rPr>
      <w:color w:val="808080"/>
    </w:rPr>
  </w:style>
  <w:style w:type="character" w:customStyle="1" w:styleId="BodyTextIndentChar">
    <w:name w:val="Body Text Indent Char"/>
    <w:basedOn w:val="DefaultParagraphFont"/>
    <w:link w:val="BodyTextIndent"/>
    <w:rsid w:val="00FA0224"/>
    <w:rPr>
      <w:rFonts w:ascii="Arial" w:hAnsi="Arial" w:cs="Arial"/>
      <w:sz w:val="24"/>
      <w:lang w:eastAsia="en-US"/>
    </w:rPr>
  </w:style>
  <w:style w:type="paragraph" w:styleId="ListParagraph">
    <w:name w:val="List Paragraph"/>
    <w:basedOn w:val="Normal"/>
    <w:uiPriority w:val="34"/>
    <w:qFormat/>
    <w:rsid w:val="00B74B39"/>
    <w:pPr>
      <w:ind w:left="720"/>
      <w:contextualSpacing/>
    </w:pPr>
  </w:style>
  <w:style w:type="paragraph" w:styleId="PlainText">
    <w:name w:val="Plain Text"/>
    <w:basedOn w:val="Normal"/>
    <w:link w:val="PlainTextChar"/>
    <w:uiPriority w:val="99"/>
    <w:semiHidden/>
    <w:unhideWhenUsed/>
    <w:rsid w:val="00D3062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D3062F"/>
    <w:rPr>
      <w:rFonts w:ascii="Calibri" w:eastAsiaTheme="minorHAnsi" w:hAnsi="Calibri" w:cstheme="minorBidi"/>
      <w:sz w:val="22"/>
      <w:szCs w:val="21"/>
      <w:lang w:eastAsia="en-US"/>
    </w:rPr>
  </w:style>
  <w:style w:type="character" w:styleId="CommentReference">
    <w:name w:val="annotation reference"/>
    <w:basedOn w:val="DefaultParagraphFont"/>
    <w:semiHidden/>
    <w:unhideWhenUsed/>
    <w:rsid w:val="00DB372D"/>
    <w:rPr>
      <w:sz w:val="16"/>
      <w:szCs w:val="16"/>
    </w:rPr>
  </w:style>
  <w:style w:type="paragraph" w:styleId="CommentText">
    <w:name w:val="annotation text"/>
    <w:basedOn w:val="Normal"/>
    <w:link w:val="CommentTextChar"/>
    <w:unhideWhenUsed/>
    <w:rsid w:val="00DB372D"/>
    <w:rPr>
      <w:sz w:val="20"/>
    </w:rPr>
  </w:style>
  <w:style w:type="character" w:customStyle="1" w:styleId="CommentTextChar">
    <w:name w:val="Comment Text Char"/>
    <w:basedOn w:val="DefaultParagraphFont"/>
    <w:link w:val="CommentText"/>
    <w:rsid w:val="00DB372D"/>
    <w:rPr>
      <w:rFonts w:ascii="Arial" w:hAnsi="Arial" w:cs="Arial"/>
      <w:lang w:eastAsia="en-US"/>
    </w:rPr>
  </w:style>
  <w:style w:type="paragraph" w:styleId="CommentSubject">
    <w:name w:val="annotation subject"/>
    <w:basedOn w:val="CommentText"/>
    <w:next w:val="CommentText"/>
    <w:link w:val="CommentSubjectChar"/>
    <w:semiHidden/>
    <w:unhideWhenUsed/>
    <w:rsid w:val="003F6BDE"/>
    <w:rPr>
      <w:b/>
      <w:bCs/>
    </w:rPr>
  </w:style>
  <w:style w:type="character" w:customStyle="1" w:styleId="CommentSubjectChar">
    <w:name w:val="Comment Subject Char"/>
    <w:basedOn w:val="CommentTextChar"/>
    <w:link w:val="CommentSubject"/>
    <w:semiHidden/>
    <w:rsid w:val="003F6BDE"/>
    <w:rPr>
      <w:rFonts w:ascii="Arial" w:hAnsi="Arial" w:cs="Arial"/>
      <w:b/>
      <w:bCs/>
      <w:lang w:eastAsia="en-US"/>
    </w:rPr>
  </w:style>
  <w:style w:type="character" w:customStyle="1" w:styleId="normaltextrun">
    <w:name w:val="normaltextrun"/>
    <w:basedOn w:val="DefaultParagraphFont"/>
    <w:rsid w:val="00212D11"/>
  </w:style>
  <w:style w:type="character" w:customStyle="1" w:styleId="eop">
    <w:name w:val="eop"/>
    <w:basedOn w:val="DefaultParagraphFont"/>
    <w:rsid w:val="00212D11"/>
  </w:style>
  <w:style w:type="character" w:styleId="Hyperlink">
    <w:name w:val="Hyperlink"/>
    <w:basedOn w:val="DefaultParagraphFont"/>
    <w:unhideWhenUsed/>
    <w:rsid w:val="00212D11"/>
    <w:rPr>
      <w:color w:val="0000FF" w:themeColor="hyperlink"/>
      <w:u w:val="single"/>
    </w:rPr>
  </w:style>
  <w:style w:type="character" w:customStyle="1" w:styleId="Heading1Char">
    <w:name w:val="Heading 1 Char"/>
    <w:basedOn w:val="DefaultParagraphFont"/>
    <w:link w:val="Heading1"/>
    <w:uiPriority w:val="9"/>
    <w:rsid w:val="00D168F3"/>
    <w:rPr>
      <w:b/>
      <w:bCs/>
      <w:kern w:val="36"/>
      <w:sz w:val="48"/>
      <w:szCs w:val="48"/>
    </w:rPr>
  </w:style>
  <w:style w:type="table" w:styleId="PlainTable4">
    <w:name w:val="Plain Table 4"/>
    <w:basedOn w:val="TableNormal"/>
    <w:uiPriority w:val="44"/>
    <w:rsid w:val="00B967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87A1B"/>
    <w:pPr>
      <w:spacing w:before="100" w:beforeAutospacing="1" w:after="100" w:afterAutospacing="1"/>
    </w:pPr>
    <w:rPr>
      <w:rFonts w:ascii="Times New Roman" w:hAnsi="Times New Roman" w:cs="Times New Roman"/>
      <w:szCs w:val="24"/>
      <w:lang w:eastAsia="en-GB"/>
    </w:rPr>
  </w:style>
  <w:style w:type="character" w:customStyle="1" w:styleId="UnresolvedMention">
    <w:name w:val="Unresolved Mention"/>
    <w:basedOn w:val="DefaultParagraphFont"/>
    <w:uiPriority w:val="99"/>
    <w:semiHidden/>
    <w:unhideWhenUsed/>
    <w:rsid w:val="00665A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41266">
      <w:bodyDiv w:val="1"/>
      <w:marLeft w:val="0"/>
      <w:marRight w:val="0"/>
      <w:marTop w:val="0"/>
      <w:marBottom w:val="0"/>
      <w:divBdr>
        <w:top w:val="none" w:sz="0" w:space="0" w:color="auto"/>
        <w:left w:val="none" w:sz="0" w:space="0" w:color="auto"/>
        <w:bottom w:val="none" w:sz="0" w:space="0" w:color="auto"/>
        <w:right w:val="none" w:sz="0" w:space="0" w:color="auto"/>
      </w:divBdr>
      <w:divsChild>
        <w:div w:id="732971403">
          <w:marLeft w:val="0"/>
          <w:marRight w:val="0"/>
          <w:marTop w:val="0"/>
          <w:marBottom w:val="0"/>
          <w:divBdr>
            <w:top w:val="none" w:sz="0" w:space="0" w:color="auto"/>
            <w:left w:val="none" w:sz="0" w:space="0" w:color="auto"/>
            <w:bottom w:val="none" w:sz="0" w:space="0" w:color="auto"/>
            <w:right w:val="none" w:sz="0" w:space="0" w:color="auto"/>
          </w:divBdr>
        </w:div>
      </w:divsChild>
    </w:div>
    <w:div w:id="378864086">
      <w:bodyDiv w:val="1"/>
      <w:marLeft w:val="0"/>
      <w:marRight w:val="0"/>
      <w:marTop w:val="0"/>
      <w:marBottom w:val="0"/>
      <w:divBdr>
        <w:top w:val="none" w:sz="0" w:space="0" w:color="auto"/>
        <w:left w:val="none" w:sz="0" w:space="0" w:color="auto"/>
        <w:bottom w:val="none" w:sz="0" w:space="0" w:color="auto"/>
        <w:right w:val="none" w:sz="0" w:space="0" w:color="auto"/>
      </w:divBdr>
      <w:divsChild>
        <w:div w:id="390808488">
          <w:marLeft w:val="0"/>
          <w:marRight w:val="0"/>
          <w:marTop w:val="0"/>
          <w:marBottom w:val="0"/>
          <w:divBdr>
            <w:top w:val="none" w:sz="0" w:space="0" w:color="auto"/>
            <w:left w:val="none" w:sz="0" w:space="0" w:color="auto"/>
            <w:bottom w:val="none" w:sz="0" w:space="0" w:color="auto"/>
            <w:right w:val="none" w:sz="0" w:space="0" w:color="auto"/>
          </w:divBdr>
        </w:div>
        <w:div w:id="310410242">
          <w:marLeft w:val="0"/>
          <w:marRight w:val="0"/>
          <w:marTop w:val="0"/>
          <w:marBottom w:val="0"/>
          <w:divBdr>
            <w:top w:val="none" w:sz="0" w:space="0" w:color="auto"/>
            <w:left w:val="none" w:sz="0" w:space="0" w:color="auto"/>
            <w:bottom w:val="none" w:sz="0" w:space="0" w:color="auto"/>
            <w:right w:val="none" w:sz="0" w:space="0" w:color="auto"/>
          </w:divBdr>
          <w:divsChild>
            <w:div w:id="745412">
              <w:marLeft w:val="0"/>
              <w:marRight w:val="0"/>
              <w:marTop w:val="30"/>
              <w:marBottom w:val="30"/>
              <w:divBdr>
                <w:top w:val="none" w:sz="0" w:space="0" w:color="auto"/>
                <w:left w:val="none" w:sz="0" w:space="0" w:color="auto"/>
                <w:bottom w:val="none" w:sz="0" w:space="0" w:color="auto"/>
                <w:right w:val="none" w:sz="0" w:space="0" w:color="auto"/>
              </w:divBdr>
              <w:divsChild>
                <w:div w:id="320548952">
                  <w:marLeft w:val="0"/>
                  <w:marRight w:val="0"/>
                  <w:marTop w:val="0"/>
                  <w:marBottom w:val="0"/>
                  <w:divBdr>
                    <w:top w:val="none" w:sz="0" w:space="0" w:color="auto"/>
                    <w:left w:val="none" w:sz="0" w:space="0" w:color="auto"/>
                    <w:bottom w:val="none" w:sz="0" w:space="0" w:color="auto"/>
                    <w:right w:val="none" w:sz="0" w:space="0" w:color="auto"/>
                  </w:divBdr>
                  <w:divsChild>
                    <w:div w:id="589892973">
                      <w:marLeft w:val="0"/>
                      <w:marRight w:val="0"/>
                      <w:marTop w:val="0"/>
                      <w:marBottom w:val="0"/>
                      <w:divBdr>
                        <w:top w:val="none" w:sz="0" w:space="0" w:color="auto"/>
                        <w:left w:val="none" w:sz="0" w:space="0" w:color="auto"/>
                        <w:bottom w:val="none" w:sz="0" w:space="0" w:color="auto"/>
                        <w:right w:val="none" w:sz="0" w:space="0" w:color="auto"/>
                      </w:divBdr>
                    </w:div>
                  </w:divsChild>
                </w:div>
                <w:div w:id="754477999">
                  <w:marLeft w:val="0"/>
                  <w:marRight w:val="0"/>
                  <w:marTop w:val="0"/>
                  <w:marBottom w:val="0"/>
                  <w:divBdr>
                    <w:top w:val="none" w:sz="0" w:space="0" w:color="auto"/>
                    <w:left w:val="none" w:sz="0" w:space="0" w:color="auto"/>
                    <w:bottom w:val="none" w:sz="0" w:space="0" w:color="auto"/>
                    <w:right w:val="none" w:sz="0" w:space="0" w:color="auto"/>
                  </w:divBdr>
                  <w:divsChild>
                    <w:div w:id="1170562663">
                      <w:marLeft w:val="0"/>
                      <w:marRight w:val="0"/>
                      <w:marTop w:val="0"/>
                      <w:marBottom w:val="0"/>
                      <w:divBdr>
                        <w:top w:val="none" w:sz="0" w:space="0" w:color="auto"/>
                        <w:left w:val="none" w:sz="0" w:space="0" w:color="auto"/>
                        <w:bottom w:val="none" w:sz="0" w:space="0" w:color="auto"/>
                        <w:right w:val="none" w:sz="0" w:space="0" w:color="auto"/>
                      </w:divBdr>
                    </w:div>
                  </w:divsChild>
                </w:div>
                <w:div w:id="1227376364">
                  <w:marLeft w:val="0"/>
                  <w:marRight w:val="0"/>
                  <w:marTop w:val="0"/>
                  <w:marBottom w:val="0"/>
                  <w:divBdr>
                    <w:top w:val="none" w:sz="0" w:space="0" w:color="auto"/>
                    <w:left w:val="none" w:sz="0" w:space="0" w:color="auto"/>
                    <w:bottom w:val="none" w:sz="0" w:space="0" w:color="auto"/>
                    <w:right w:val="none" w:sz="0" w:space="0" w:color="auto"/>
                  </w:divBdr>
                  <w:divsChild>
                    <w:div w:id="988899851">
                      <w:marLeft w:val="0"/>
                      <w:marRight w:val="0"/>
                      <w:marTop w:val="0"/>
                      <w:marBottom w:val="0"/>
                      <w:divBdr>
                        <w:top w:val="none" w:sz="0" w:space="0" w:color="auto"/>
                        <w:left w:val="none" w:sz="0" w:space="0" w:color="auto"/>
                        <w:bottom w:val="none" w:sz="0" w:space="0" w:color="auto"/>
                        <w:right w:val="none" w:sz="0" w:space="0" w:color="auto"/>
                      </w:divBdr>
                    </w:div>
                  </w:divsChild>
                </w:div>
                <w:div w:id="1317370935">
                  <w:marLeft w:val="0"/>
                  <w:marRight w:val="0"/>
                  <w:marTop w:val="0"/>
                  <w:marBottom w:val="0"/>
                  <w:divBdr>
                    <w:top w:val="none" w:sz="0" w:space="0" w:color="auto"/>
                    <w:left w:val="none" w:sz="0" w:space="0" w:color="auto"/>
                    <w:bottom w:val="none" w:sz="0" w:space="0" w:color="auto"/>
                    <w:right w:val="none" w:sz="0" w:space="0" w:color="auto"/>
                  </w:divBdr>
                  <w:divsChild>
                    <w:div w:id="1863585615">
                      <w:marLeft w:val="0"/>
                      <w:marRight w:val="0"/>
                      <w:marTop w:val="0"/>
                      <w:marBottom w:val="0"/>
                      <w:divBdr>
                        <w:top w:val="none" w:sz="0" w:space="0" w:color="auto"/>
                        <w:left w:val="none" w:sz="0" w:space="0" w:color="auto"/>
                        <w:bottom w:val="none" w:sz="0" w:space="0" w:color="auto"/>
                        <w:right w:val="none" w:sz="0" w:space="0" w:color="auto"/>
                      </w:divBdr>
                    </w:div>
                  </w:divsChild>
                </w:div>
                <w:div w:id="1409888175">
                  <w:marLeft w:val="0"/>
                  <w:marRight w:val="0"/>
                  <w:marTop w:val="0"/>
                  <w:marBottom w:val="0"/>
                  <w:divBdr>
                    <w:top w:val="none" w:sz="0" w:space="0" w:color="auto"/>
                    <w:left w:val="none" w:sz="0" w:space="0" w:color="auto"/>
                    <w:bottom w:val="none" w:sz="0" w:space="0" w:color="auto"/>
                    <w:right w:val="none" w:sz="0" w:space="0" w:color="auto"/>
                  </w:divBdr>
                  <w:divsChild>
                    <w:div w:id="1826436355">
                      <w:marLeft w:val="0"/>
                      <w:marRight w:val="0"/>
                      <w:marTop w:val="0"/>
                      <w:marBottom w:val="0"/>
                      <w:divBdr>
                        <w:top w:val="none" w:sz="0" w:space="0" w:color="auto"/>
                        <w:left w:val="none" w:sz="0" w:space="0" w:color="auto"/>
                        <w:bottom w:val="none" w:sz="0" w:space="0" w:color="auto"/>
                        <w:right w:val="none" w:sz="0" w:space="0" w:color="auto"/>
                      </w:divBdr>
                    </w:div>
                  </w:divsChild>
                </w:div>
                <w:div w:id="1594121003">
                  <w:marLeft w:val="0"/>
                  <w:marRight w:val="0"/>
                  <w:marTop w:val="0"/>
                  <w:marBottom w:val="0"/>
                  <w:divBdr>
                    <w:top w:val="none" w:sz="0" w:space="0" w:color="auto"/>
                    <w:left w:val="none" w:sz="0" w:space="0" w:color="auto"/>
                    <w:bottom w:val="none" w:sz="0" w:space="0" w:color="auto"/>
                    <w:right w:val="none" w:sz="0" w:space="0" w:color="auto"/>
                  </w:divBdr>
                  <w:divsChild>
                    <w:div w:id="1384518369">
                      <w:marLeft w:val="0"/>
                      <w:marRight w:val="0"/>
                      <w:marTop w:val="0"/>
                      <w:marBottom w:val="0"/>
                      <w:divBdr>
                        <w:top w:val="none" w:sz="0" w:space="0" w:color="auto"/>
                        <w:left w:val="none" w:sz="0" w:space="0" w:color="auto"/>
                        <w:bottom w:val="none" w:sz="0" w:space="0" w:color="auto"/>
                        <w:right w:val="none" w:sz="0" w:space="0" w:color="auto"/>
                      </w:divBdr>
                    </w:div>
                  </w:divsChild>
                </w:div>
                <w:div w:id="94638546">
                  <w:marLeft w:val="0"/>
                  <w:marRight w:val="0"/>
                  <w:marTop w:val="0"/>
                  <w:marBottom w:val="0"/>
                  <w:divBdr>
                    <w:top w:val="none" w:sz="0" w:space="0" w:color="auto"/>
                    <w:left w:val="none" w:sz="0" w:space="0" w:color="auto"/>
                    <w:bottom w:val="none" w:sz="0" w:space="0" w:color="auto"/>
                    <w:right w:val="none" w:sz="0" w:space="0" w:color="auto"/>
                  </w:divBdr>
                  <w:divsChild>
                    <w:div w:id="908885858">
                      <w:marLeft w:val="0"/>
                      <w:marRight w:val="0"/>
                      <w:marTop w:val="0"/>
                      <w:marBottom w:val="0"/>
                      <w:divBdr>
                        <w:top w:val="none" w:sz="0" w:space="0" w:color="auto"/>
                        <w:left w:val="none" w:sz="0" w:space="0" w:color="auto"/>
                        <w:bottom w:val="none" w:sz="0" w:space="0" w:color="auto"/>
                        <w:right w:val="none" w:sz="0" w:space="0" w:color="auto"/>
                      </w:divBdr>
                    </w:div>
                  </w:divsChild>
                </w:div>
                <w:div w:id="1144545011">
                  <w:marLeft w:val="0"/>
                  <w:marRight w:val="0"/>
                  <w:marTop w:val="0"/>
                  <w:marBottom w:val="0"/>
                  <w:divBdr>
                    <w:top w:val="none" w:sz="0" w:space="0" w:color="auto"/>
                    <w:left w:val="none" w:sz="0" w:space="0" w:color="auto"/>
                    <w:bottom w:val="none" w:sz="0" w:space="0" w:color="auto"/>
                    <w:right w:val="none" w:sz="0" w:space="0" w:color="auto"/>
                  </w:divBdr>
                  <w:divsChild>
                    <w:div w:id="730275550">
                      <w:marLeft w:val="0"/>
                      <w:marRight w:val="0"/>
                      <w:marTop w:val="0"/>
                      <w:marBottom w:val="0"/>
                      <w:divBdr>
                        <w:top w:val="none" w:sz="0" w:space="0" w:color="auto"/>
                        <w:left w:val="none" w:sz="0" w:space="0" w:color="auto"/>
                        <w:bottom w:val="none" w:sz="0" w:space="0" w:color="auto"/>
                        <w:right w:val="none" w:sz="0" w:space="0" w:color="auto"/>
                      </w:divBdr>
                    </w:div>
                  </w:divsChild>
                </w:div>
                <w:div w:id="1812675780">
                  <w:marLeft w:val="0"/>
                  <w:marRight w:val="0"/>
                  <w:marTop w:val="0"/>
                  <w:marBottom w:val="0"/>
                  <w:divBdr>
                    <w:top w:val="none" w:sz="0" w:space="0" w:color="auto"/>
                    <w:left w:val="none" w:sz="0" w:space="0" w:color="auto"/>
                    <w:bottom w:val="none" w:sz="0" w:space="0" w:color="auto"/>
                    <w:right w:val="none" w:sz="0" w:space="0" w:color="auto"/>
                  </w:divBdr>
                  <w:divsChild>
                    <w:div w:id="1164852908">
                      <w:marLeft w:val="0"/>
                      <w:marRight w:val="0"/>
                      <w:marTop w:val="0"/>
                      <w:marBottom w:val="0"/>
                      <w:divBdr>
                        <w:top w:val="none" w:sz="0" w:space="0" w:color="auto"/>
                        <w:left w:val="none" w:sz="0" w:space="0" w:color="auto"/>
                        <w:bottom w:val="none" w:sz="0" w:space="0" w:color="auto"/>
                        <w:right w:val="none" w:sz="0" w:space="0" w:color="auto"/>
                      </w:divBdr>
                    </w:div>
                  </w:divsChild>
                </w:div>
                <w:div w:id="1791125288">
                  <w:marLeft w:val="0"/>
                  <w:marRight w:val="0"/>
                  <w:marTop w:val="0"/>
                  <w:marBottom w:val="0"/>
                  <w:divBdr>
                    <w:top w:val="none" w:sz="0" w:space="0" w:color="auto"/>
                    <w:left w:val="none" w:sz="0" w:space="0" w:color="auto"/>
                    <w:bottom w:val="none" w:sz="0" w:space="0" w:color="auto"/>
                    <w:right w:val="none" w:sz="0" w:space="0" w:color="auto"/>
                  </w:divBdr>
                  <w:divsChild>
                    <w:div w:id="1386177489">
                      <w:marLeft w:val="0"/>
                      <w:marRight w:val="0"/>
                      <w:marTop w:val="0"/>
                      <w:marBottom w:val="0"/>
                      <w:divBdr>
                        <w:top w:val="none" w:sz="0" w:space="0" w:color="auto"/>
                        <w:left w:val="none" w:sz="0" w:space="0" w:color="auto"/>
                        <w:bottom w:val="none" w:sz="0" w:space="0" w:color="auto"/>
                        <w:right w:val="none" w:sz="0" w:space="0" w:color="auto"/>
                      </w:divBdr>
                    </w:div>
                  </w:divsChild>
                </w:div>
                <w:div w:id="538861654">
                  <w:marLeft w:val="0"/>
                  <w:marRight w:val="0"/>
                  <w:marTop w:val="0"/>
                  <w:marBottom w:val="0"/>
                  <w:divBdr>
                    <w:top w:val="none" w:sz="0" w:space="0" w:color="auto"/>
                    <w:left w:val="none" w:sz="0" w:space="0" w:color="auto"/>
                    <w:bottom w:val="none" w:sz="0" w:space="0" w:color="auto"/>
                    <w:right w:val="none" w:sz="0" w:space="0" w:color="auto"/>
                  </w:divBdr>
                  <w:divsChild>
                    <w:div w:id="419303479">
                      <w:marLeft w:val="0"/>
                      <w:marRight w:val="0"/>
                      <w:marTop w:val="0"/>
                      <w:marBottom w:val="0"/>
                      <w:divBdr>
                        <w:top w:val="none" w:sz="0" w:space="0" w:color="auto"/>
                        <w:left w:val="none" w:sz="0" w:space="0" w:color="auto"/>
                        <w:bottom w:val="none" w:sz="0" w:space="0" w:color="auto"/>
                        <w:right w:val="none" w:sz="0" w:space="0" w:color="auto"/>
                      </w:divBdr>
                    </w:div>
                  </w:divsChild>
                </w:div>
                <w:div w:id="443155355">
                  <w:marLeft w:val="0"/>
                  <w:marRight w:val="0"/>
                  <w:marTop w:val="0"/>
                  <w:marBottom w:val="0"/>
                  <w:divBdr>
                    <w:top w:val="none" w:sz="0" w:space="0" w:color="auto"/>
                    <w:left w:val="none" w:sz="0" w:space="0" w:color="auto"/>
                    <w:bottom w:val="none" w:sz="0" w:space="0" w:color="auto"/>
                    <w:right w:val="none" w:sz="0" w:space="0" w:color="auto"/>
                  </w:divBdr>
                  <w:divsChild>
                    <w:div w:id="1489980705">
                      <w:marLeft w:val="0"/>
                      <w:marRight w:val="0"/>
                      <w:marTop w:val="0"/>
                      <w:marBottom w:val="0"/>
                      <w:divBdr>
                        <w:top w:val="none" w:sz="0" w:space="0" w:color="auto"/>
                        <w:left w:val="none" w:sz="0" w:space="0" w:color="auto"/>
                        <w:bottom w:val="none" w:sz="0" w:space="0" w:color="auto"/>
                        <w:right w:val="none" w:sz="0" w:space="0" w:color="auto"/>
                      </w:divBdr>
                    </w:div>
                  </w:divsChild>
                </w:div>
                <w:div w:id="717362048">
                  <w:marLeft w:val="0"/>
                  <w:marRight w:val="0"/>
                  <w:marTop w:val="0"/>
                  <w:marBottom w:val="0"/>
                  <w:divBdr>
                    <w:top w:val="none" w:sz="0" w:space="0" w:color="auto"/>
                    <w:left w:val="none" w:sz="0" w:space="0" w:color="auto"/>
                    <w:bottom w:val="none" w:sz="0" w:space="0" w:color="auto"/>
                    <w:right w:val="none" w:sz="0" w:space="0" w:color="auto"/>
                  </w:divBdr>
                  <w:divsChild>
                    <w:div w:id="1605183408">
                      <w:marLeft w:val="0"/>
                      <w:marRight w:val="0"/>
                      <w:marTop w:val="0"/>
                      <w:marBottom w:val="0"/>
                      <w:divBdr>
                        <w:top w:val="none" w:sz="0" w:space="0" w:color="auto"/>
                        <w:left w:val="none" w:sz="0" w:space="0" w:color="auto"/>
                        <w:bottom w:val="none" w:sz="0" w:space="0" w:color="auto"/>
                        <w:right w:val="none" w:sz="0" w:space="0" w:color="auto"/>
                      </w:divBdr>
                    </w:div>
                  </w:divsChild>
                </w:div>
                <w:div w:id="418792195">
                  <w:marLeft w:val="0"/>
                  <w:marRight w:val="0"/>
                  <w:marTop w:val="0"/>
                  <w:marBottom w:val="0"/>
                  <w:divBdr>
                    <w:top w:val="none" w:sz="0" w:space="0" w:color="auto"/>
                    <w:left w:val="none" w:sz="0" w:space="0" w:color="auto"/>
                    <w:bottom w:val="none" w:sz="0" w:space="0" w:color="auto"/>
                    <w:right w:val="none" w:sz="0" w:space="0" w:color="auto"/>
                  </w:divBdr>
                  <w:divsChild>
                    <w:div w:id="688456925">
                      <w:marLeft w:val="0"/>
                      <w:marRight w:val="0"/>
                      <w:marTop w:val="0"/>
                      <w:marBottom w:val="0"/>
                      <w:divBdr>
                        <w:top w:val="none" w:sz="0" w:space="0" w:color="auto"/>
                        <w:left w:val="none" w:sz="0" w:space="0" w:color="auto"/>
                        <w:bottom w:val="none" w:sz="0" w:space="0" w:color="auto"/>
                        <w:right w:val="none" w:sz="0" w:space="0" w:color="auto"/>
                      </w:divBdr>
                    </w:div>
                  </w:divsChild>
                </w:div>
                <w:div w:id="523903653">
                  <w:marLeft w:val="0"/>
                  <w:marRight w:val="0"/>
                  <w:marTop w:val="0"/>
                  <w:marBottom w:val="0"/>
                  <w:divBdr>
                    <w:top w:val="none" w:sz="0" w:space="0" w:color="auto"/>
                    <w:left w:val="none" w:sz="0" w:space="0" w:color="auto"/>
                    <w:bottom w:val="none" w:sz="0" w:space="0" w:color="auto"/>
                    <w:right w:val="none" w:sz="0" w:space="0" w:color="auto"/>
                  </w:divBdr>
                  <w:divsChild>
                    <w:div w:id="1901363160">
                      <w:marLeft w:val="0"/>
                      <w:marRight w:val="0"/>
                      <w:marTop w:val="0"/>
                      <w:marBottom w:val="0"/>
                      <w:divBdr>
                        <w:top w:val="none" w:sz="0" w:space="0" w:color="auto"/>
                        <w:left w:val="none" w:sz="0" w:space="0" w:color="auto"/>
                        <w:bottom w:val="none" w:sz="0" w:space="0" w:color="auto"/>
                        <w:right w:val="none" w:sz="0" w:space="0" w:color="auto"/>
                      </w:divBdr>
                    </w:div>
                  </w:divsChild>
                </w:div>
                <w:div w:id="1583876954">
                  <w:marLeft w:val="0"/>
                  <w:marRight w:val="0"/>
                  <w:marTop w:val="0"/>
                  <w:marBottom w:val="0"/>
                  <w:divBdr>
                    <w:top w:val="none" w:sz="0" w:space="0" w:color="auto"/>
                    <w:left w:val="none" w:sz="0" w:space="0" w:color="auto"/>
                    <w:bottom w:val="none" w:sz="0" w:space="0" w:color="auto"/>
                    <w:right w:val="none" w:sz="0" w:space="0" w:color="auto"/>
                  </w:divBdr>
                  <w:divsChild>
                    <w:div w:id="543837512">
                      <w:marLeft w:val="0"/>
                      <w:marRight w:val="0"/>
                      <w:marTop w:val="0"/>
                      <w:marBottom w:val="0"/>
                      <w:divBdr>
                        <w:top w:val="none" w:sz="0" w:space="0" w:color="auto"/>
                        <w:left w:val="none" w:sz="0" w:space="0" w:color="auto"/>
                        <w:bottom w:val="none" w:sz="0" w:space="0" w:color="auto"/>
                        <w:right w:val="none" w:sz="0" w:space="0" w:color="auto"/>
                      </w:divBdr>
                    </w:div>
                  </w:divsChild>
                </w:div>
                <w:div w:id="1892224878">
                  <w:marLeft w:val="0"/>
                  <w:marRight w:val="0"/>
                  <w:marTop w:val="0"/>
                  <w:marBottom w:val="0"/>
                  <w:divBdr>
                    <w:top w:val="none" w:sz="0" w:space="0" w:color="auto"/>
                    <w:left w:val="none" w:sz="0" w:space="0" w:color="auto"/>
                    <w:bottom w:val="none" w:sz="0" w:space="0" w:color="auto"/>
                    <w:right w:val="none" w:sz="0" w:space="0" w:color="auto"/>
                  </w:divBdr>
                  <w:divsChild>
                    <w:div w:id="1949385565">
                      <w:marLeft w:val="0"/>
                      <w:marRight w:val="0"/>
                      <w:marTop w:val="0"/>
                      <w:marBottom w:val="0"/>
                      <w:divBdr>
                        <w:top w:val="none" w:sz="0" w:space="0" w:color="auto"/>
                        <w:left w:val="none" w:sz="0" w:space="0" w:color="auto"/>
                        <w:bottom w:val="none" w:sz="0" w:space="0" w:color="auto"/>
                        <w:right w:val="none" w:sz="0" w:space="0" w:color="auto"/>
                      </w:divBdr>
                    </w:div>
                  </w:divsChild>
                </w:div>
                <w:div w:id="1096555090">
                  <w:marLeft w:val="0"/>
                  <w:marRight w:val="0"/>
                  <w:marTop w:val="0"/>
                  <w:marBottom w:val="0"/>
                  <w:divBdr>
                    <w:top w:val="none" w:sz="0" w:space="0" w:color="auto"/>
                    <w:left w:val="none" w:sz="0" w:space="0" w:color="auto"/>
                    <w:bottom w:val="none" w:sz="0" w:space="0" w:color="auto"/>
                    <w:right w:val="none" w:sz="0" w:space="0" w:color="auto"/>
                  </w:divBdr>
                  <w:divsChild>
                    <w:div w:id="37973862">
                      <w:marLeft w:val="0"/>
                      <w:marRight w:val="0"/>
                      <w:marTop w:val="0"/>
                      <w:marBottom w:val="0"/>
                      <w:divBdr>
                        <w:top w:val="none" w:sz="0" w:space="0" w:color="auto"/>
                        <w:left w:val="none" w:sz="0" w:space="0" w:color="auto"/>
                        <w:bottom w:val="none" w:sz="0" w:space="0" w:color="auto"/>
                        <w:right w:val="none" w:sz="0" w:space="0" w:color="auto"/>
                      </w:divBdr>
                    </w:div>
                  </w:divsChild>
                </w:div>
                <w:div w:id="958754728">
                  <w:marLeft w:val="0"/>
                  <w:marRight w:val="0"/>
                  <w:marTop w:val="0"/>
                  <w:marBottom w:val="0"/>
                  <w:divBdr>
                    <w:top w:val="none" w:sz="0" w:space="0" w:color="auto"/>
                    <w:left w:val="none" w:sz="0" w:space="0" w:color="auto"/>
                    <w:bottom w:val="none" w:sz="0" w:space="0" w:color="auto"/>
                    <w:right w:val="none" w:sz="0" w:space="0" w:color="auto"/>
                  </w:divBdr>
                  <w:divsChild>
                    <w:div w:id="1197622702">
                      <w:marLeft w:val="0"/>
                      <w:marRight w:val="0"/>
                      <w:marTop w:val="0"/>
                      <w:marBottom w:val="0"/>
                      <w:divBdr>
                        <w:top w:val="none" w:sz="0" w:space="0" w:color="auto"/>
                        <w:left w:val="none" w:sz="0" w:space="0" w:color="auto"/>
                        <w:bottom w:val="none" w:sz="0" w:space="0" w:color="auto"/>
                        <w:right w:val="none" w:sz="0" w:space="0" w:color="auto"/>
                      </w:divBdr>
                    </w:div>
                  </w:divsChild>
                </w:div>
                <w:div w:id="332226041">
                  <w:marLeft w:val="0"/>
                  <w:marRight w:val="0"/>
                  <w:marTop w:val="0"/>
                  <w:marBottom w:val="0"/>
                  <w:divBdr>
                    <w:top w:val="none" w:sz="0" w:space="0" w:color="auto"/>
                    <w:left w:val="none" w:sz="0" w:space="0" w:color="auto"/>
                    <w:bottom w:val="none" w:sz="0" w:space="0" w:color="auto"/>
                    <w:right w:val="none" w:sz="0" w:space="0" w:color="auto"/>
                  </w:divBdr>
                  <w:divsChild>
                    <w:div w:id="447506530">
                      <w:marLeft w:val="0"/>
                      <w:marRight w:val="0"/>
                      <w:marTop w:val="0"/>
                      <w:marBottom w:val="0"/>
                      <w:divBdr>
                        <w:top w:val="none" w:sz="0" w:space="0" w:color="auto"/>
                        <w:left w:val="none" w:sz="0" w:space="0" w:color="auto"/>
                        <w:bottom w:val="none" w:sz="0" w:space="0" w:color="auto"/>
                        <w:right w:val="none" w:sz="0" w:space="0" w:color="auto"/>
                      </w:divBdr>
                    </w:div>
                  </w:divsChild>
                </w:div>
                <w:div w:id="2038120892">
                  <w:marLeft w:val="0"/>
                  <w:marRight w:val="0"/>
                  <w:marTop w:val="0"/>
                  <w:marBottom w:val="0"/>
                  <w:divBdr>
                    <w:top w:val="none" w:sz="0" w:space="0" w:color="auto"/>
                    <w:left w:val="none" w:sz="0" w:space="0" w:color="auto"/>
                    <w:bottom w:val="none" w:sz="0" w:space="0" w:color="auto"/>
                    <w:right w:val="none" w:sz="0" w:space="0" w:color="auto"/>
                  </w:divBdr>
                  <w:divsChild>
                    <w:div w:id="1009866301">
                      <w:marLeft w:val="0"/>
                      <w:marRight w:val="0"/>
                      <w:marTop w:val="0"/>
                      <w:marBottom w:val="0"/>
                      <w:divBdr>
                        <w:top w:val="none" w:sz="0" w:space="0" w:color="auto"/>
                        <w:left w:val="none" w:sz="0" w:space="0" w:color="auto"/>
                        <w:bottom w:val="none" w:sz="0" w:space="0" w:color="auto"/>
                        <w:right w:val="none" w:sz="0" w:space="0" w:color="auto"/>
                      </w:divBdr>
                    </w:div>
                  </w:divsChild>
                </w:div>
                <w:div w:id="2040546160">
                  <w:marLeft w:val="0"/>
                  <w:marRight w:val="0"/>
                  <w:marTop w:val="0"/>
                  <w:marBottom w:val="0"/>
                  <w:divBdr>
                    <w:top w:val="none" w:sz="0" w:space="0" w:color="auto"/>
                    <w:left w:val="none" w:sz="0" w:space="0" w:color="auto"/>
                    <w:bottom w:val="none" w:sz="0" w:space="0" w:color="auto"/>
                    <w:right w:val="none" w:sz="0" w:space="0" w:color="auto"/>
                  </w:divBdr>
                  <w:divsChild>
                    <w:div w:id="1715039633">
                      <w:marLeft w:val="0"/>
                      <w:marRight w:val="0"/>
                      <w:marTop w:val="0"/>
                      <w:marBottom w:val="0"/>
                      <w:divBdr>
                        <w:top w:val="none" w:sz="0" w:space="0" w:color="auto"/>
                        <w:left w:val="none" w:sz="0" w:space="0" w:color="auto"/>
                        <w:bottom w:val="none" w:sz="0" w:space="0" w:color="auto"/>
                        <w:right w:val="none" w:sz="0" w:space="0" w:color="auto"/>
                      </w:divBdr>
                    </w:div>
                  </w:divsChild>
                </w:div>
                <w:div w:id="123273324">
                  <w:marLeft w:val="0"/>
                  <w:marRight w:val="0"/>
                  <w:marTop w:val="0"/>
                  <w:marBottom w:val="0"/>
                  <w:divBdr>
                    <w:top w:val="none" w:sz="0" w:space="0" w:color="auto"/>
                    <w:left w:val="none" w:sz="0" w:space="0" w:color="auto"/>
                    <w:bottom w:val="none" w:sz="0" w:space="0" w:color="auto"/>
                    <w:right w:val="none" w:sz="0" w:space="0" w:color="auto"/>
                  </w:divBdr>
                  <w:divsChild>
                    <w:div w:id="991836201">
                      <w:marLeft w:val="0"/>
                      <w:marRight w:val="0"/>
                      <w:marTop w:val="0"/>
                      <w:marBottom w:val="0"/>
                      <w:divBdr>
                        <w:top w:val="none" w:sz="0" w:space="0" w:color="auto"/>
                        <w:left w:val="none" w:sz="0" w:space="0" w:color="auto"/>
                        <w:bottom w:val="none" w:sz="0" w:space="0" w:color="auto"/>
                        <w:right w:val="none" w:sz="0" w:space="0" w:color="auto"/>
                      </w:divBdr>
                    </w:div>
                  </w:divsChild>
                </w:div>
                <w:div w:id="1529677962">
                  <w:marLeft w:val="0"/>
                  <w:marRight w:val="0"/>
                  <w:marTop w:val="0"/>
                  <w:marBottom w:val="0"/>
                  <w:divBdr>
                    <w:top w:val="none" w:sz="0" w:space="0" w:color="auto"/>
                    <w:left w:val="none" w:sz="0" w:space="0" w:color="auto"/>
                    <w:bottom w:val="none" w:sz="0" w:space="0" w:color="auto"/>
                    <w:right w:val="none" w:sz="0" w:space="0" w:color="auto"/>
                  </w:divBdr>
                  <w:divsChild>
                    <w:div w:id="882864348">
                      <w:marLeft w:val="0"/>
                      <w:marRight w:val="0"/>
                      <w:marTop w:val="0"/>
                      <w:marBottom w:val="0"/>
                      <w:divBdr>
                        <w:top w:val="none" w:sz="0" w:space="0" w:color="auto"/>
                        <w:left w:val="none" w:sz="0" w:space="0" w:color="auto"/>
                        <w:bottom w:val="none" w:sz="0" w:space="0" w:color="auto"/>
                        <w:right w:val="none" w:sz="0" w:space="0" w:color="auto"/>
                      </w:divBdr>
                    </w:div>
                  </w:divsChild>
                </w:div>
                <w:div w:id="1017002736">
                  <w:marLeft w:val="0"/>
                  <w:marRight w:val="0"/>
                  <w:marTop w:val="0"/>
                  <w:marBottom w:val="0"/>
                  <w:divBdr>
                    <w:top w:val="none" w:sz="0" w:space="0" w:color="auto"/>
                    <w:left w:val="none" w:sz="0" w:space="0" w:color="auto"/>
                    <w:bottom w:val="none" w:sz="0" w:space="0" w:color="auto"/>
                    <w:right w:val="none" w:sz="0" w:space="0" w:color="auto"/>
                  </w:divBdr>
                  <w:divsChild>
                    <w:div w:id="801193506">
                      <w:marLeft w:val="0"/>
                      <w:marRight w:val="0"/>
                      <w:marTop w:val="0"/>
                      <w:marBottom w:val="0"/>
                      <w:divBdr>
                        <w:top w:val="none" w:sz="0" w:space="0" w:color="auto"/>
                        <w:left w:val="none" w:sz="0" w:space="0" w:color="auto"/>
                        <w:bottom w:val="none" w:sz="0" w:space="0" w:color="auto"/>
                        <w:right w:val="none" w:sz="0" w:space="0" w:color="auto"/>
                      </w:divBdr>
                    </w:div>
                  </w:divsChild>
                </w:div>
                <w:div w:id="522937160">
                  <w:marLeft w:val="0"/>
                  <w:marRight w:val="0"/>
                  <w:marTop w:val="0"/>
                  <w:marBottom w:val="0"/>
                  <w:divBdr>
                    <w:top w:val="none" w:sz="0" w:space="0" w:color="auto"/>
                    <w:left w:val="none" w:sz="0" w:space="0" w:color="auto"/>
                    <w:bottom w:val="none" w:sz="0" w:space="0" w:color="auto"/>
                    <w:right w:val="none" w:sz="0" w:space="0" w:color="auto"/>
                  </w:divBdr>
                  <w:divsChild>
                    <w:div w:id="294022880">
                      <w:marLeft w:val="0"/>
                      <w:marRight w:val="0"/>
                      <w:marTop w:val="0"/>
                      <w:marBottom w:val="0"/>
                      <w:divBdr>
                        <w:top w:val="none" w:sz="0" w:space="0" w:color="auto"/>
                        <w:left w:val="none" w:sz="0" w:space="0" w:color="auto"/>
                        <w:bottom w:val="none" w:sz="0" w:space="0" w:color="auto"/>
                        <w:right w:val="none" w:sz="0" w:space="0" w:color="auto"/>
                      </w:divBdr>
                    </w:div>
                  </w:divsChild>
                </w:div>
                <w:div w:id="739132135">
                  <w:marLeft w:val="0"/>
                  <w:marRight w:val="0"/>
                  <w:marTop w:val="0"/>
                  <w:marBottom w:val="0"/>
                  <w:divBdr>
                    <w:top w:val="none" w:sz="0" w:space="0" w:color="auto"/>
                    <w:left w:val="none" w:sz="0" w:space="0" w:color="auto"/>
                    <w:bottom w:val="none" w:sz="0" w:space="0" w:color="auto"/>
                    <w:right w:val="none" w:sz="0" w:space="0" w:color="auto"/>
                  </w:divBdr>
                  <w:divsChild>
                    <w:div w:id="1441604258">
                      <w:marLeft w:val="0"/>
                      <w:marRight w:val="0"/>
                      <w:marTop w:val="0"/>
                      <w:marBottom w:val="0"/>
                      <w:divBdr>
                        <w:top w:val="none" w:sz="0" w:space="0" w:color="auto"/>
                        <w:left w:val="none" w:sz="0" w:space="0" w:color="auto"/>
                        <w:bottom w:val="none" w:sz="0" w:space="0" w:color="auto"/>
                        <w:right w:val="none" w:sz="0" w:space="0" w:color="auto"/>
                      </w:divBdr>
                    </w:div>
                  </w:divsChild>
                </w:div>
                <w:div w:id="1730230335">
                  <w:marLeft w:val="0"/>
                  <w:marRight w:val="0"/>
                  <w:marTop w:val="0"/>
                  <w:marBottom w:val="0"/>
                  <w:divBdr>
                    <w:top w:val="none" w:sz="0" w:space="0" w:color="auto"/>
                    <w:left w:val="none" w:sz="0" w:space="0" w:color="auto"/>
                    <w:bottom w:val="none" w:sz="0" w:space="0" w:color="auto"/>
                    <w:right w:val="none" w:sz="0" w:space="0" w:color="auto"/>
                  </w:divBdr>
                  <w:divsChild>
                    <w:div w:id="859318704">
                      <w:marLeft w:val="0"/>
                      <w:marRight w:val="0"/>
                      <w:marTop w:val="0"/>
                      <w:marBottom w:val="0"/>
                      <w:divBdr>
                        <w:top w:val="none" w:sz="0" w:space="0" w:color="auto"/>
                        <w:left w:val="none" w:sz="0" w:space="0" w:color="auto"/>
                        <w:bottom w:val="none" w:sz="0" w:space="0" w:color="auto"/>
                        <w:right w:val="none" w:sz="0" w:space="0" w:color="auto"/>
                      </w:divBdr>
                    </w:div>
                  </w:divsChild>
                </w:div>
                <w:div w:id="1424647389">
                  <w:marLeft w:val="0"/>
                  <w:marRight w:val="0"/>
                  <w:marTop w:val="0"/>
                  <w:marBottom w:val="0"/>
                  <w:divBdr>
                    <w:top w:val="none" w:sz="0" w:space="0" w:color="auto"/>
                    <w:left w:val="none" w:sz="0" w:space="0" w:color="auto"/>
                    <w:bottom w:val="none" w:sz="0" w:space="0" w:color="auto"/>
                    <w:right w:val="none" w:sz="0" w:space="0" w:color="auto"/>
                  </w:divBdr>
                  <w:divsChild>
                    <w:div w:id="1663579525">
                      <w:marLeft w:val="0"/>
                      <w:marRight w:val="0"/>
                      <w:marTop w:val="0"/>
                      <w:marBottom w:val="0"/>
                      <w:divBdr>
                        <w:top w:val="none" w:sz="0" w:space="0" w:color="auto"/>
                        <w:left w:val="none" w:sz="0" w:space="0" w:color="auto"/>
                        <w:bottom w:val="none" w:sz="0" w:space="0" w:color="auto"/>
                        <w:right w:val="none" w:sz="0" w:space="0" w:color="auto"/>
                      </w:divBdr>
                    </w:div>
                  </w:divsChild>
                </w:div>
                <w:div w:id="217741228">
                  <w:marLeft w:val="0"/>
                  <w:marRight w:val="0"/>
                  <w:marTop w:val="0"/>
                  <w:marBottom w:val="0"/>
                  <w:divBdr>
                    <w:top w:val="none" w:sz="0" w:space="0" w:color="auto"/>
                    <w:left w:val="none" w:sz="0" w:space="0" w:color="auto"/>
                    <w:bottom w:val="none" w:sz="0" w:space="0" w:color="auto"/>
                    <w:right w:val="none" w:sz="0" w:space="0" w:color="auto"/>
                  </w:divBdr>
                  <w:divsChild>
                    <w:div w:id="175314212">
                      <w:marLeft w:val="0"/>
                      <w:marRight w:val="0"/>
                      <w:marTop w:val="0"/>
                      <w:marBottom w:val="0"/>
                      <w:divBdr>
                        <w:top w:val="none" w:sz="0" w:space="0" w:color="auto"/>
                        <w:left w:val="none" w:sz="0" w:space="0" w:color="auto"/>
                        <w:bottom w:val="none" w:sz="0" w:space="0" w:color="auto"/>
                        <w:right w:val="none" w:sz="0" w:space="0" w:color="auto"/>
                      </w:divBdr>
                    </w:div>
                  </w:divsChild>
                </w:div>
                <w:div w:id="1598293570">
                  <w:marLeft w:val="0"/>
                  <w:marRight w:val="0"/>
                  <w:marTop w:val="0"/>
                  <w:marBottom w:val="0"/>
                  <w:divBdr>
                    <w:top w:val="none" w:sz="0" w:space="0" w:color="auto"/>
                    <w:left w:val="none" w:sz="0" w:space="0" w:color="auto"/>
                    <w:bottom w:val="none" w:sz="0" w:space="0" w:color="auto"/>
                    <w:right w:val="none" w:sz="0" w:space="0" w:color="auto"/>
                  </w:divBdr>
                  <w:divsChild>
                    <w:div w:id="450902002">
                      <w:marLeft w:val="0"/>
                      <w:marRight w:val="0"/>
                      <w:marTop w:val="0"/>
                      <w:marBottom w:val="0"/>
                      <w:divBdr>
                        <w:top w:val="none" w:sz="0" w:space="0" w:color="auto"/>
                        <w:left w:val="none" w:sz="0" w:space="0" w:color="auto"/>
                        <w:bottom w:val="none" w:sz="0" w:space="0" w:color="auto"/>
                        <w:right w:val="none" w:sz="0" w:space="0" w:color="auto"/>
                      </w:divBdr>
                    </w:div>
                  </w:divsChild>
                </w:div>
                <w:div w:id="1927570345">
                  <w:marLeft w:val="0"/>
                  <w:marRight w:val="0"/>
                  <w:marTop w:val="0"/>
                  <w:marBottom w:val="0"/>
                  <w:divBdr>
                    <w:top w:val="none" w:sz="0" w:space="0" w:color="auto"/>
                    <w:left w:val="none" w:sz="0" w:space="0" w:color="auto"/>
                    <w:bottom w:val="none" w:sz="0" w:space="0" w:color="auto"/>
                    <w:right w:val="none" w:sz="0" w:space="0" w:color="auto"/>
                  </w:divBdr>
                  <w:divsChild>
                    <w:div w:id="475531297">
                      <w:marLeft w:val="0"/>
                      <w:marRight w:val="0"/>
                      <w:marTop w:val="0"/>
                      <w:marBottom w:val="0"/>
                      <w:divBdr>
                        <w:top w:val="none" w:sz="0" w:space="0" w:color="auto"/>
                        <w:left w:val="none" w:sz="0" w:space="0" w:color="auto"/>
                        <w:bottom w:val="none" w:sz="0" w:space="0" w:color="auto"/>
                        <w:right w:val="none" w:sz="0" w:space="0" w:color="auto"/>
                      </w:divBdr>
                    </w:div>
                  </w:divsChild>
                </w:div>
                <w:div w:id="76245306">
                  <w:marLeft w:val="0"/>
                  <w:marRight w:val="0"/>
                  <w:marTop w:val="0"/>
                  <w:marBottom w:val="0"/>
                  <w:divBdr>
                    <w:top w:val="none" w:sz="0" w:space="0" w:color="auto"/>
                    <w:left w:val="none" w:sz="0" w:space="0" w:color="auto"/>
                    <w:bottom w:val="none" w:sz="0" w:space="0" w:color="auto"/>
                    <w:right w:val="none" w:sz="0" w:space="0" w:color="auto"/>
                  </w:divBdr>
                  <w:divsChild>
                    <w:div w:id="8533746">
                      <w:marLeft w:val="0"/>
                      <w:marRight w:val="0"/>
                      <w:marTop w:val="0"/>
                      <w:marBottom w:val="0"/>
                      <w:divBdr>
                        <w:top w:val="none" w:sz="0" w:space="0" w:color="auto"/>
                        <w:left w:val="none" w:sz="0" w:space="0" w:color="auto"/>
                        <w:bottom w:val="none" w:sz="0" w:space="0" w:color="auto"/>
                        <w:right w:val="none" w:sz="0" w:space="0" w:color="auto"/>
                      </w:divBdr>
                    </w:div>
                  </w:divsChild>
                </w:div>
                <w:div w:id="1315255505">
                  <w:marLeft w:val="0"/>
                  <w:marRight w:val="0"/>
                  <w:marTop w:val="0"/>
                  <w:marBottom w:val="0"/>
                  <w:divBdr>
                    <w:top w:val="none" w:sz="0" w:space="0" w:color="auto"/>
                    <w:left w:val="none" w:sz="0" w:space="0" w:color="auto"/>
                    <w:bottom w:val="none" w:sz="0" w:space="0" w:color="auto"/>
                    <w:right w:val="none" w:sz="0" w:space="0" w:color="auto"/>
                  </w:divBdr>
                  <w:divsChild>
                    <w:div w:id="53622780">
                      <w:marLeft w:val="0"/>
                      <w:marRight w:val="0"/>
                      <w:marTop w:val="0"/>
                      <w:marBottom w:val="0"/>
                      <w:divBdr>
                        <w:top w:val="none" w:sz="0" w:space="0" w:color="auto"/>
                        <w:left w:val="none" w:sz="0" w:space="0" w:color="auto"/>
                        <w:bottom w:val="none" w:sz="0" w:space="0" w:color="auto"/>
                        <w:right w:val="none" w:sz="0" w:space="0" w:color="auto"/>
                      </w:divBdr>
                    </w:div>
                  </w:divsChild>
                </w:div>
                <w:div w:id="932711658">
                  <w:marLeft w:val="0"/>
                  <w:marRight w:val="0"/>
                  <w:marTop w:val="0"/>
                  <w:marBottom w:val="0"/>
                  <w:divBdr>
                    <w:top w:val="none" w:sz="0" w:space="0" w:color="auto"/>
                    <w:left w:val="none" w:sz="0" w:space="0" w:color="auto"/>
                    <w:bottom w:val="none" w:sz="0" w:space="0" w:color="auto"/>
                    <w:right w:val="none" w:sz="0" w:space="0" w:color="auto"/>
                  </w:divBdr>
                  <w:divsChild>
                    <w:div w:id="1193959028">
                      <w:marLeft w:val="0"/>
                      <w:marRight w:val="0"/>
                      <w:marTop w:val="0"/>
                      <w:marBottom w:val="0"/>
                      <w:divBdr>
                        <w:top w:val="none" w:sz="0" w:space="0" w:color="auto"/>
                        <w:left w:val="none" w:sz="0" w:space="0" w:color="auto"/>
                        <w:bottom w:val="none" w:sz="0" w:space="0" w:color="auto"/>
                        <w:right w:val="none" w:sz="0" w:space="0" w:color="auto"/>
                      </w:divBdr>
                    </w:div>
                  </w:divsChild>
                </w:div>
                <w:div w:id="117771244">
                  <w:marLeft w:val="0"/>
                  <w:marRight w:val="0"/>
                  <w:marTop w:val="0"/>
                  <w:marBottom w:val="0"/>
                  <w:divBdr>
                    <w:top w:val="none" w:sz="0" w:space="0" w:color="auto"/>
                    <w:left w:val="none" w:sz="0" w:space="0" w:color="auto"/>
                    <w:bottom w:val="none" w:sz="0" w:space="0" w:color="auto"/>
                    <w:right w:val="none" w:sz="0" w:space="0" w:color="auto"/>
                  </w:divBdr>
                  <w:divsChild>
                    <w:div w:id="2022537601">
                      <w:marLeft w:val="0"/>
                      <w:marRight w:val="0"/>
                      <w:marTop w:val="0"/>
                      <w:marBottom w:val="0"/>
                      <w:divBdr>
                        <w:top w:val="none" w:sz="0" w:space="0" w:color="auto"/>
                        <w:left w:val="none" w:sz="0" w:space="0" w:color="auto"/>
                        <w:bottom w:val="none" w:sz="0" w:space="0" w:color="auto"/>
                        <w:right w:val="none" w:sz="0" w:space="0" w:color="auto"/>
                      </w:divBdr>
                    </w:div>
                  </w:divsChild>
                </w:div>
                <w:div w:id="1282110493">
                  <w:marLeft w:val="0"/>
                  <w:marRight w:val="0"/>
                  <w:marTop w:val="0"/>
                  <w:marBottom w:val="0"/>
                  <w:divBdr>
                    <w:top w:val="none" w:sz="0" w:space="0" w:color="auto"/>
                    <w:left w:val="none" w:sz="0" w:space="0" w:color="auto"/>
                    <w:bottom w:val="none" w:sz="0" w:space="0" w:color="auto"/>
                    <w:right w:val="none" w:sz="0" w:space="0" w:color="auto"/>
                  </w:divBdr>
                  <w:divsChild>
                    <w:div w:id="1839690055">
                      <w:marLeft w:val="0"/>
                      <w:marRight w:val="0"/>
                      <w:marTop w:val="0"/>
                      <w:marBottom w:val="0"/>
                      <w:divBdr>
                        <w:top w:val="none" w:sz="0" w:space="0" w:color="auto"/>
                        <w:left w:val="none" w:sz="0" w:space="0" w:color="auto"/>
                        <w:bottom w:val="none" w:sz="0" w:space="0" w:color="auto"/>
                        <w:right w:val="none" w:sz="0" w:space="0" w:color="auto"/>
                      </w:divBdr>
                    </w:div>
                  </w:divsChild>
                </w:div>
                <w:div w:id="554775124">
                  <w:marLeft w:val="0"/>
                  <w:marRight w:val="0"/>
                  <w:marTop w:val="0"/>
                  <w:marBottom w:val="0"/>
                  <w:divBdr>
                    <w:top w:val="none" w:sz="0" w:space="0" w:color="auto"/>
                    <w:left w:val="none" w:sz="0" w:space="0" w:color="auto"/>
                    <w:bottom w:val="none" w:sz="0" w:space="0" w:color="auto"/>
                    <w:right w:val="none" w:sz="0" w:space="0" w:color="auto"/>
                  </w:divBdr>
                  <w:divsChild>
                    <w:div w:id="906455755">
                      <w:marLeft w:val="0"/>
                      <w:marRight w:val="0"/>
                      <w:marTop w:val="0"/>
                      <w:marBottom w:val="0"/>
                      <w:divBdr>
                        <w:top w:val="none" w:sz="0" w:space="0" w:color="auto"/>
                        <w:left w:val="none" w:sz="0" w:space="0" w:color="auto"/>
                        <w:bottom w:val="none" w:sz="0" w:space="0" w:color="auto"/>
                        <w:right w:val="none" w:sz="0" w:space="0" w:color="auto"/>
                      </w:divBdr>
                    </w:div>
                  </w:divsChild>
                </w:div>
                <w:div w:id="609169972">
                  <w:marLeft w:val="0"/>
                  <w:marRight w:val="0"/>
                  <w:marTop w:val="0"/>
                  <w:marBottom w:val="0"/>
                  <w:divBdr>
                    <w:top w:val="none" w:sz="0" w:space="0" w:color="auto"/>
                    <w:left w:val="none" w:sz="0" w:space="0" w:color="auto"/>
                    <w:bottom w:val="none" w:sz="0" w:space="0" w:color="auto"/>
                    <w:right w:val="none" w:sz="0" w:space="0" w:color="auto"/>
                  </w:divBdr>
                  <w:divsChild>
                    <w:div w:id="1211301932">
                      <w:marLeft w:val="0"/>
                      <w:marRight w:val="0"/>
                      <w:marTop w:val="0"/>
                      <w:marBottom w:val="0"/>
                      <w:divBdr>
                        <w:top w:val="none" w:sz="0" w:space="0" w:color="auto"/>
                        <w:left w:val="none" w:sz="0" w:space="0" w:color="auto"/>
                        <w:bottom w:val="none" w:sz="0" w:space="0" w:color="auto"/>
                        <w:right w:val="none" w:sz="0" w:space="0" w:color="auto"/>
                      </w:divBdr>
                    </w:div>
                  </w:divsChild>
                </w:div>
                <w:div w:id="1293825141">
                  <w:marLeft w:val="0"/>
                  <w:marRight w:val="0"/>
                  <w:marTop w:val="0"/>
                  <w:marBottom w:val="0"/>
                  <w:divBdr>
                    <w:top w:val="none" w:sz="0" w:space="0" w:color="auto"/>
                    <w:left w:val="none" w:sz="0" w:space="0" w:color="auto"/>
                    <w:bottom w:val="none" w:sz="0" w:space="0" w:color="auto"/>
                    <w:right w:val="none" w:sz="0" w:space="0" w:color="auto"/>
                  </w:divBdr>
                  <w:divsChild>
                    <w:div w:id="261183106">
                      <w:marLeft w:val="0"/>
                      <w:marRight w:val="0"/>
                      <w:marTop w:val="0"/>
                      <w:marBottom w:val="0"/>
                      <w:divBdr>
                        <w:top w:val="none" w:sz="0" w:space="0" w:color="auto"/>
                        <w:left w:val="none" w:sz="0" w:space="0" w:color="auto"/>
                        <w:bottom w:val="none" w:sz="0" w:space="0" w:color="auto"/>
                        <w:right w:val="none" w:sz="0" w:space="0" w:color="auto"/>
                      </w:divBdr>
                    </w:div>
                  </w:divsChild>
                </w:div>
                <w:div w:id="1402679795">
                  <w:marLeft w:val="0"/>
                  <w:marRight w:val="0"/>
                  <w:marTop w:val="0"/>
                  <w:marBottom w:val="0"/>
                  <w:divBdr>
                    <w:top w:val="none" w:sz="0" w:space="0" w:color="auto"/>
                    <w:left w:val="none" w:sz="0" w:space="0" w:color="auto"/>
                    <w:bottom w:val="none" w:sz="0" w:space="0" w:color="auto"/>
                    <w:right w:val="none" w:sz="0" w:space="0" w:color="auto"/>
                  </w:divBdr>
                  <w:divsChild>
                    <w:div w:id="2100250711">
                      <w:marLeft w:val="0"/>
                      <w:marRight w:val="0"/>
                      <w:marTop w:val="0"/>
                      <w:marBottom w:val="0"/>
                      <w:divBdr>
                        <w:top w:val="none" w:sz="0" w:space="0" w:color="auto"/>
                        <w:left w:val="none" w:sz="0" w:space="0" w:color="auto"/>
                        <w:bottom w:val="none" w:sz="0" w:space="0" w:color="auto"/>
                        <w:right w:val="none" w:sz="0" w:space="0" w:color="auto"/>
                      </w:divBdr>
                    </w:div>
                  </w:divsChild>
                </w:div>
                <w:div w:id="1038051008">
                  <w:marLeft w:val="0"/>
                  <w:marRight w:val="0"/>
                  <w:marTop w:val="0"/>
                  <w:marBottom w:val="0"/>
                  <w:divBdr>
                    <w:top w:val="none" w:sz="0" w:space="0" w:color="auto"/>
                    <w:left w:val="none" w:sz="0" w:space="0" w:color="auto"/>
                    <w:bottom w:val="none" w:sz="0" w:space="0" w:color="auto"/>
                    <w:right w:val="none" w:sz="0" w:space="0" w:color="auto"/>
                  </w:divBdr>
                  <w:divsChild>
                    <w:div w:id="1320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596445">
      <w:bodyDiv w:val="1"/>
      <w:marLeft w:val="0"/>
      <w:marRight w:val="0"/>
      <w:marTop w:val="0"/>
      <w:marBottom w:val="0"/>
      <w:divBdr>
        <w:top w:val="none" w:sz="0" w:space="0" w:color="auto"/>
        <w:left w:val="none" w:sz="0" w:space="0" w:color="auto"/>
        <w:bottom w:val="none" w:sz="0" w:space="0" w:color="auto"/>
        <w:right w:val="none" w:sz="0" w:space="0" w:color="auto"/>
      </w:divBdr>
    </w:div>
    <w:div w:id="523329144">
      <w:bodyDiv w:val="1"/>
      <w:marLeft w:val="0"/>
      <w:marRight w:val="0"/>
      <w:marTop w:val="0"/>
      <w:marBottom w:val="0"/>
      <w:divBdr>
        <w:top w:val="none" w:sz="0" w:space="0" w:color="auto"/>
        <w:left w:val="none" w:sz="0" w:space="0" w:color="auto"/>
        <w:bottom w:val="none" w:sz="0" w:space="0" w:color="auto"/>
        <w:right w:val="none" w:sz="0" w:space="0" w:color="auto"/>
      </w:divBdr>
    </w:div>
    <w:div w:id="630943633">
      <w:bodyDiv w:val="1"/>
      <w:marLeft w:val="0"/>
      <w:marRight w:val="0"/>
      <w:marTop w:val="0"/>
      <w:marBottom w:val="0"/>
      <w:divBdr>
        <w:top w:val="none" w:sz="0" w:space="0" w:color="auto"/>
        <w:left w:val="none" w:sz="0" w:space="0" w:color="auto"/>
        <w:bottom w:val="none" w:sz="0" w:space="0" w:color="auto"/>
        <w:right w:val="none" w:sz="0" w:space="0" w:color="auto"/>
      </w:divBdr>
    </w:div>
    <w:div w:id="904536147">
      <w:bodyDiv w:val="1"/>
      <w:marLeft w:val="0"/>
      <w:marRight w:val="0"/>
      <w:marTop w:val="0"/>
      <w:marBottom w:val="0"/>
      <w:divBdr>
        <w:top w:val="none" w:sz="0" w:space="0" w:color="auto"/>
        <w:left w:val="none" w:sz="0" w:space="0" w:color="auto"/>
        <w:bottom w:val="none" w:sz="0" w:space="0" w:color="auto"/>
        <w:right w:val="none" w:sz="0" w:space="0" w:color="auto"/>
      </w:divBdr>
    </w:div>
    <w:div w:id="929237999">
      <w:bodyDiv w:val="1"/>
      <w:marLeft w:val="0"/>
      <w:marRight w:val="0"/>
      <w:marTop w:val="0"/>
      <w:marBottom w:val="0"/>
      <w:divBdr>
        <w:top w:val="none" w:sz="0" w:space="0" w:color="auto"/>
        <w:left w:val="none" w:sz="0" w:space="0" w:color="auto"/>
        <w:bottom w:val="none" w:sz="0" w:space="0" w:color="auto"/>
        <w:right w:val="none" w:sz="0" w:space="0" w:color="auto"/>
      </w:divBdr>
    </w:div>
    <w:div w:id="954139223">
      <w:bodyDiv w:val="1"/>
      <w:marLeft w:val="0"/>
      <w:marRight w:val="0"/>
      <w:marTop w:val="0"/>
      <w:marBottom w:val="0"/>
      <w:divBdr>
        <w:top w:val="none" w:sz="0" w:space="0" w:color="auto"/>
        <w:left w:val="none" w:sz="0" w:space="0" w:color="auto"/>
        <w:bottom w:val="none" w:sz="0" w:space="0" w:color="auto"/>
        <w:right w:val="none" w:sz="0" w:space="0" w:color="auto"/>
      </w:divBdr>
    </w:div>
    <w:div w:id="1073546523">
      <w:bodyDiv w:val="1"/>
      <w:marLeft w:val="0"/>
      <w:marRight w:val="0"/>
      <w:marTop w:val="0"/>
      <w:marBottom w:val="0"/>
      <w:divBdr>
        <w:top w:val="none" w:sz="0" w:space="0" w:color="auto"/>
        <w:left w:val="none" w:sz="0" w:space="0" w:color="auto"/>
        <w:bottom w:val="none" w:sz="0" w:space="0" w:color="auto"/>
        <w:right w:val="none" w:sz="0" w:space="0" w:color="auto"/>
      </w:divBdr>
    </w:div>
    <w:div w:id="1211071351">
      <w:bodyDiv w:val="1"/>
      <w:marLeft w:val="0"/>
      <w:marRight w:val="0"/>
      <w:marTop w:val="0"/>
      <w:marBottom w:val="0"/>
      <w:divBdr>
        <w:top w:val="none" w:sz="0" w:space="0" w:color="auto"/>
        <w:left w:val="none" w:sz="0" w:space="0" w:color="auto"/>
        <w:bottom w:val="none" w:sz="0" w:space="0" w:color="auto"/>
        <w:right w:val="none" w:sz="0" w:space="0" w:color="auto"/>
      </w:divBdr>
    </w:div>
    <w:div w:id="1215507837">
      <w:bodyDiv w:val="1"/>
      <w:marLeft w:val="0"/>
      <w:marRight w:val="0"/>
      <w:marTop w:val="0"/>
      <w:marBottom w:val="0"/>
      <w:divBdr>
        <w:top w:val="none" w:sz="0" w:space="0" w:color="auto"/>
        <w:left w:val="none" w:sz="0" w:space="0" w:color="auto"/>
        <w:bottom w:val="none" w:sz="0" w:space="0" w:color="auto"/>
        <w:right w:val="none" w:sz="0" w:space="0" w:color="auto"/>
      </w:divBdr>
      <w:divsChild>
        <w:div w:id="275715923">
          <w:marLeft w:val="0"/>
          <w:marRight w:val="0"/>
          <w:marTop w:val="0"/>
          <w:marBottom w:val="0"/>
          <w:divBdr>
            <w:top w:val="none" w:sz="0" w:space="0" w:color="auto"/>
            <w:left w:val="none" w:sz="0" w:space="0" w:color="auto"/>
            <w:bottom w:val="none" w:sz="0" w:space="0" w:color="auto"/>
            <w:right w:val="none" w:sz="0" w:space="0" w:color="auto"/>
          </w:divBdr>
        </w:div>
      </w:divsChild>
    </w:div>
    <w:div w:id="1326321396">
      <w:bodyDiv w:val="1"/>
      <w:marLeft w:val="0"/>
      <w:marRight w:val="0"/>
      <w:marTop w:val="0"/>
      <w:marBottom w:val="0"/>
      <w:divBdr>
        <w:top w:val="none" w:sz="0" w:space="0" w:color="auto"/>
        <w:left w:val="none" w:sz="0" w:space="0" w:color="auto"/>
        <w:bottom w:val="none" w:sz="0" w:space="0" w:color="auto"/>
        <w:right w:val="none" w:sz="0" w:space="0" w:color="auto"/>
      </w:divBdr>
    </w:div>
    <w:div w:id="138078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nask.man.ac.uk/home$/Downloads/DSE-Guidance%20for%20users-v1-4.pdf" TargetMode="External"/><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www2.posturite.co.uk/downloads/resources/Workstation-Exercises.pdf" TargetMode="External"/><Relationship Id="rId107" Type="http://schemas.openxmlformats.org/officeDocument/2006/relationships/theme" Target="theme/theme1.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hyperlink" Target="https://livemanchesterac.sharepoint.com/sites/UOM-PS-FSE-RiskAssessment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documents.manchester.ac.uk/display.aspx?DocID=10119" TargetMode="External"/><Relationship Id="rId30" Type="http://schemas.openxmlformats.org/officeDocument/2006/relationships/hyperlink" Target="https://app.manchester.ac.uk/training/profile.aspx?unitid=8344&amp;parentId=4&amp;returnId=4&amp;returntxt=Return%20To%20Search&amp;returnQs=%3fterm%3dmanual%26org%3d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documents.manchester.ac.uk/display.aspx?DocID=2448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eader" Target="header1.xml"/><Relationship Id="rId108"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hyperlink" Target="https://manchester.onlinesurveys.ac.uk/m5s4r4vdg9-11"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hyperlink" Target="https://app.manchester.ac.uk/training/profile.aspx?unitid=8576&amp;parentId=4&amp;returnId=4&amp;returntxt=Return%20To%20Search&amp;returnQs=%3fterm%3dmanual%26org%3d0"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8.png"/><Relationship Id="rId109" Type="http://schemas.microsoft.com/office/2016/09/relationships/commentsIds" Target="commentsIds.xm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8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1596eb1e-e83b-41b6-9572-5a51d3cc5e3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C3E038E1C8044C96D28C3C26458598" ma:contentTypeVersion="7" ma:contentTypeDescription="Create a new document." ma:contentTypeScope="" ma:versionID="b914e43973fb661dfd2515f9c906228a">
  <xsd:schema xmlns:xsd="http://www.w3.org/2001/XMLSchema" xmlns:xs="http://www.w3.org/2001/XMLSchema" xmlns:p="http://schemas.microsoft.com/office/2006/metadata/properties" xmlns:ns2="1596eb1e-e83b-41b6-9572-5a51d3cc5e3d" xmlns:ns3="3fd75f4d-6e74-48c8-ab4f-a038a3a9db6f" targetNamespace="http://schemas.microsoft.com/office/2006/metadata/properties" ma:root="true" ma:fieldsID="f5a64715bed549f8a267cdfccf3682b8" ns2:_="" ns3:_="">
    <xsd:import namespace="1596eb1e-e83b-41b6-9572-5a51d3cc5e3d"/>
    <xsd:import namespace="3fd75f4d-6e74-48c8-ab4f-a038a3a9db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96eb1e-e83b-41b6-9572-5a51d3cc5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Flow_SignoffStatus" ma:index="14"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d75f4d-6e74-48c8-ab4f-a038a3a9db6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2E295-A6CE-4EB8-A2C9-9D846B820EBD}">
  <ds:schemaRefs>
    <ds:schemaRef ds:uri="http://purl.org/dc/terms/"/>
    <ds:schemaRef ds:uri="http://schemas.microsoft.com/office/2006/metadata/properties"/>
    <ds:schemaRef ds:uri="3fd75f4d-6e74-48c8-ab4f-a038a3a9db6f"/>
    <ds:schemaRef ds:uri="http://schemas.microsoft.com/office/2006/documentManagement/types"/>
    <ds:schemaRef ds:uri="http://purl.org/dc/dcmitype/"/>
    <ds:schemaRef ds:uri="http://purl.org/dc/elements/1.1/"/>
    <ds:schemaRef ds:uri="http://schemas.microsoft.com/office/infopath/2007/PartnerControls"/>
    <ds:schemaRef ds:uri="http://schemas.openxmlformats.org/package/2006/metadata/core-properties"/>
    <ds:schemaRef ds:uri="1596eb1e-e83b-41b6-9572-5a51d3cc5e3d"/>
    <ds:schemaRef ds:uri="http://www.w3.org/XML/1998/namespace"/>
  </ds:schemaRefs>
</ds:datastoreItem>
</file>

<file path=customXml/itemProps2.xml><?xml version="1.0" encoding="utf-8"?>
<ds:datastoreItem xmlns:ds="http://schemas.openxmlformats.org/officeDocument/2006/customXml" ds:itemID="{4FF49323-CEE2-4202-89F0-AA02223E1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96eb1e-e83b-41b6-9572-5a51d3cc5e3d"/>
    <ds:schemaRef ds:uri="3fd75f4d-6e74-48c8-ab4f-a038a3a9d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147CD3-8230-4AC4-88BB-02F79B0D2257}">
  <ds:schemaRefs>
    <ds:schemaRef ds:uri="http://schemas.microsoft.com/sharepoint/v3/contenttype/forms"/>
  </ds:schemaRefs>
</ds:datastoreItem>
</file>

<file path=customXml/itemProps4.xml><?xml version="1.0" encoding="utf-8"?>
<ds:datastoreItem xmlns:ds="http://schemas.openxmlformats.org/officeDocument/2006/customXml" ds:itemID="{34710321-FE0F-46DC-90E2-3F1CA67A3AEC}">
  <ds:schemaRefs>
    <ds:schemaRef ds:uri="http://schemas.microsoft.com/office/2006/metadata/longProperties"/>
  </ds:schemaRefs>
</ds:datastoreItem>
</file>

<file path=customXml/itemProps5.xml><?xml version="1.0" encoding="utf-8"?>
<ds:datastoreItem xmlns:ds="http://schemas.openxmlformats.org/officeDocument/2006/customXml" ds:itemID="{12724152-C1C8-4266-BD2E-EF6240A9C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4024</Words>
  <Characters>23257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Template General Lab Risk Assessment</vt:lpstr>
    </vt:vector>
  </TitlesOfParts>
  <Company>UMIST, ISD</Company>
  <LinksUpToDate>false</LinksUpToDate>
  <CharactersWithSpaces>27227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General Lab Risk Assessment</dc:title>
  <dc:subject/>
  <dc:creator>mprss02</dc:creator>
  <cp:keywords>form and guidance</cp:keywords>
  <cp:lastModifiedBy>Alisha Quinn</cp:lastModifiedBy>
  <cp:revision>2</cp:revision>
  <cp:lastPrinted>2020-02-05T22:00:00Z</cp:lastPrinted>
  <dcterms:created xsi:type="dcterms:W3CDTF">2022-11-16T14:39:00Z</dcterms:created>
  <dcterms:modified xsi:type="dcterms:W3CDTF">2022-11-16T14:39:00Z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15;#form and guidance|a7f3781c-c779-4ea5-a384-0266687e86fb</vt:lpwstr>
  </property>
  <property fmtid="{D5CDD505-2E9C-101B-9397-08002B2CF9AE}" pid="3" name="ContentTypeId">
    <vt:lpwstr>0x010100B4C3E038E1C8044C96D28C3C26458598</vt:lpwstr>
  </property>
  <property fmtid="{D5CDD505-2E9C-101B-9397-08002B2CF9AE}" pid="4" name="_dlc_DocIdItemGuid">
    <vt:lpwstr>549ef30b-7a8a-40d9-b125-a415ccadc261</vt:lpwstr>
  </property>
  <property fmtid="{D5CDD505-2E9C-101B-9397-08002B2CF9AE}" pid="5" name="Risk Assessment Date and Time">
    <vt:filetime>2016-02-20T17:30:00Z</vt:filetime>
  </property>
  <property fmtid="{D5CDD505-2E9C-101B-9397-08002B2CF9AE}" pid="6" name="_docset_NoMedatataSyncRequired">
    <vt:lpwstr>False</vt:lpwstr>
  </property>
</Properties>
</file>